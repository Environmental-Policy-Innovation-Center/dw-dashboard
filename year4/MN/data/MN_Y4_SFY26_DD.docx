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3cezleov4q65" w:id="0"/>
      <w:bookmarkEnd w:id="0"/>
      <w:r w:rsidDel="00000000" w:rsidR="00000000" w:rsidRPr="00000000">
        <w:rPr>
          <w:b w:val="1"/>
          <w:bCs w:val="1"/>
          <w:rtl w:val="0"/>
        </w:rPr>
        <w:t xml:space="preserve">Minnesota Data Dictionary</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2/19/2026; DG approved 4/17/2026</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1"/>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State documents</w:t>
      </w:r>
      <w:r w:rsidDel="00000000" w:rsidR="00000000" w:rsidRPr="00000000">
        <w:rPr>
          <w:b w:val="1"/>
          <w:bCs w:val="1"/>
          <w:sz w:val="20"/>
          <w:szCs w:val="20"/>
          <w:rtl w:val="0"/>
        </w:rPr>
        <w:t xml:space="preserve"> from which data for </w:t>
      </w:r>
      <w:r w:rsidDel="00000000" w:rsidR="00000000" w:rsidRPr="00000000">
        <w:rPr>
          <w:b w:val="1"/>
          <w:bCs w:val="1"/>
          <w:sz w:val="20"/>
          <w:szCs w:val="20"/>
          <w:rtl w:val="0"/>
        </w:rPr>
        <w:t xml:space="preserve">the 2026 SRF funding cycle</w:t>
      </w:r>
      <w:r w:rsidDel="00000000" w:rsidR="00000000" w:rsidRPr="00000000">
        <w:rPr>
          <w:b w:val="1"/>
          <w:bCs w:val="1"/>
          <w:sz w:val="20"/>
          <w:szCs w:val="20"/>
          <w:rtl w:val="0"/>
        </w:rPr>
        <w:t xml:space="preserve"> has been collected:</w:t>
      </w:r>
      <w:r w:rsidDel="00000000" w:rsidR="00000000" w:rsidRPr="00000000">
        <w:rPr>
          <w:rtl w:val="0"/>
        </w:rPr>
      </w:r>
    </w:p>
    <w:p w:rsidR="00000000" w:rsidDel="00000000" w:rsidP="00000000" w:rsidRDefault="00000000" w:rsidRPr="00000000" w14:paraId="0000001A">
      <w:pPr>
        <w:numPr>
          <w:ilvl w:val="0"/>
          <w:numId w:val="3"/>
        </w:numPr>
        <w:ind w:left="720" w:hanging="360"/>
        <w:rPr>
          <w:color w:val="000000"/>
          <w:sz w:val="20"/>
          <w:szCs w:val="20"/>
        </w:rPr>
      </w:pPr>
      <w:hyperlink r:id="rId7">
        <w:r w:rsidDel="00000000" w:rsidR="00000000" w:rsidRPr="00000000">
          <w:rPr>
            <w:color w:val="1155cc"/>
            <w:sz w:val="20"/>
            <w:szCs w:val="20"/>
            <w:u w:val="single"/>
            <w:rtl w:val="0"/>
          </w:rPr>
          <w:t xml:space="preserve">Drinking Water Revolving Fund 2026 Intended Use Plan</w:t>
        </w:r>
      </w:hyperlink>
      <w:r w:rsidDel="00000000" w:rsidR="00000000" w:rsidRPr="00000000">
        <w:rPr>
          <w:sz w:val="20"/>
          <w:szCs w:val="20"/>
          <w:rtl w:val="0"/>
        </w:rPr>
        <w:t xml:space="preserve">, Final, January 2026 (SFY26 Comprehensive IUP)</w:t>
      </w:r>
      <w:r w:rsidDel="00000000" w:rsidR="00000000" w:rsidRPr="00000000">
        <w:rPr>
          <w:rtl w:val="0"/>
        </w:rPr>
      </w:r>
    </w:p>
    <w:p w:rsidR="00000000" w:rsidDel="00000000" w:rsidP="00000000" w:rsidRDefault="00000000" w:rsidRPr="00000000" w14:paraId="0000001B">
      <w:pPr>
        <w:numPr>
          <w:ilvl w:val="1"/>
          <w:numId w:val="3"/>
        </w:numPr>
        <w:ind w:left="1440" w:hanging="360"/>
        <w:rPr>
          <w:sz w:val="20"/>
          <w:szCs w:val="20"/>
        </w:rPr>
      </w:pPr>
      <w:r w:rsidDel="00000000" w:rsidR="00000000" w:rsidRPr="00000000">
        <w:rPr>
          <w:sz w:val="20"/>
          <w:szCs w:val="20"/>
          <w:rtl w:val="0"/>
        </w:rPr>
        <w:t xml:space="preserve">Exhibit 1: 2026 DWSRF IUP Projects List: </w:t>
      </w:r>
      <w:r w:rsidDel="00000000" w:rsidR="00000000" w:rsidRPr="00000000">
        <w:rPr>
          <w:sz w:val="20"/>
          <w:szCs w:val="20"/>
          <w:rtl w:val="0"/>
        </w:rPr>
        <w:t xml:space="preserve">General</w:t>
      </w:r>
      <w:r w:rsidDel="00000000" w:rsidR="00000000" w:rsidRPr="00000000">
        <w:rPr>
          <w:sz w:val="20"/>
          <w:szCs w:val="20"/>
          <w:rtl w:val="0"/>
        </w:rPr>
        <w:t xml:space="preserve"> and EC, PDF p. 25-30 PART A-1 &amp; A-1 EC; PART B-1 &amp; B-1 EC (SFY26 </w:t>
      </w:r>
      <w:r w:rsidDel="00000000" w:rsidR="00000000" w:rsidRPr="00000000">
        <w:rPr>
          <w:sz w:val="20"/>
          <w:szCs w:val="20"/>
          <w:rtl w:val="0"/>
        </w:rPr>
        <w:t xml:space="preserve">General</w:t>
      </w:r>
      <w:r w:rsidDel="00000000" w:rsidR="00000000" w:rsidRPr="00000000">
        <w:rPr>
          <w:sz w:val="20"/>
          <w:szCs w:val="20"/>
          <w:rtl w:val="0"/>
        </w:rPr>
        <w:t xml:space="preserve"> &amp; EC Fundable List)</w:t>
      </w:r>
    </w:p>
    <w:p w:rsidR="00000000" w:rsidDel="00000000" w:rsidP="00000000" w:rsidRDefault="00000000" w:rsidRPr="00000000" w14:paraId="0000001C">
      <w:pPr>
        <w:numPr>
          <w:ilvl w:val="1"/>
          <w:numId w:val="3"/>
        </w:numPr>
        <w:ind w:left="1440" w:hanging="360"/>
        <w:rPr>
          <w:sz w:val="20"/>
          <w:szCs w:val="20"/>
          <w:u w:val="none"/>
        </w:rPr>
      </w:pPr>
      <w:r w:rsidDel="00000000" w:rsidR="00000000" w:rsidRPr="00000000">
        <w:rPr>
          <w:sz w:val="20"/>
          <w:szCs w:val="20"/>
          <w:rtl w:val="0"/>
        </w:rPr>
        <w:t xml:space="preserve">Exhibit 1: 2026 DWSRF IUP Projects List: </w:t>
      </w:r>
      <w:r w:rsidDel="00000000" w:rsidR="00000000" w:rsidRPr="00000000">
        <w:rPr>
          <w:sz w:val="20"/>
          <w:szCs w:val="20"/>
          <w:rtl w:val="0"/>
        </w:rPr>
        <w:t xml:space="preserve">General</w:t>
      </w:r>
      <w:r w:rsidDel="00000000" w:rsidR="00000000" w:rsidRPr="00000000">
        <w:rPr>
          <w:sz w:val="20"/>
          <w:szCs w:val="20"/>
          <w:rtl w:val="0"/>
        </w:rPr>
        <w:t xml:space="preserve"> and EC, PDF p. 30 PART C-1 (SFY26 Not Fundable List)</w:t>
      </w:r>
    </w:p>
    <w:p w:rsidR="00000000" w:rsidDel="00000000" w:rsidP="00000000" w:rsidRDefault="00000000" w:rsidRPr="00000000" w14:paraId="0000001D">
      <w:pPr>
        <w:numPr>
          <w:ilvl w:val="2"/>
          <w:numId w:val="3"/>
        </w:numPr>
        <w:ind w:left="2160" w:hanging="360"/>
        <w:rPr>
          <w:sz w:val="20"/>
          <w:szCs w:val="20"/>
          <w:u w:val="none"/>
        </w:rPr>
      </w:pPr>
      <w:r w:rsidDel="00000000" w:rsidR="00000000" w:rsidRPr="00000000">
        <w:rPr>
          <w:sz w:val="20"/>
          <w:szCs w:val="20"/>
          <w:rtl w:val="0"/>
        </w:rPr>
        <w:t xml:space="preserve">NOTE: there are two projects listed as ‘ADJUSTMENT FOR MAXIMUM PART B OF $32 MILLION – let’s not do anything with these two projects until we understand more what it means</w:t>
      </w:r>
      <w:r w:rsidDel="00000000" w:rsidR="00000000" w:rsidRPr="00000000">
        <w:rPr>
          <w:rtl w:val="0"/>
        </w:rPr>
      </w:r>
    </w:p>
    <w:p w:rsidR="00000000" w:rsidDel="00000000" w:rsidP="00000000" w:rsidRDefault="00000000" w:rsidRPr="00000000" w14:paraId="0000001E">
      <w:pPr>
        <w:numPr>
          <w:ilvl w:val="1"/>
          <w:numId w:val="3"/>
        </w:numPr>
        <w:ind w:left="1440" w:hanging="360"/>
        <w:rPr>
          <w:sz w:val="20"/>
          <w:szCs w:val="20"/>
          <w:u w:val="none"/>
        </w:rPr>
      </w:pPr>
      <w:r w:rsidDel="00000000" w:rsidR="00000000" w:rsidRPr="00000000">
        <w:rPr>
          <w:sz w:val="20"/>
          <w:szCs w:val="20"/>
          <w:rtl w:val="0"/>
        </w:rPr>
        <w:t xml:space="preserve">Exhibit 2: 2026 DWSRF IUP Projects List: LSLR, PDF p. 32-36 PART A-2 &amp; PART B-2 (SFY26 LSL Fundable List)</w:t>
      </w:r>
    </w:p>
    <w:p w:rsidR="00000000" w:rsidDel="00000000" w:rsidP="00000000" w:rsidRDefault="00000000" w:rsidRPr="00000000" w14:paraId="0000001F">
      <w:pPr>
        <w:numPr>
          <w:ilvl w:val="2"/>
          <w:numId w:val="3"/>
        </w:numPr>
        <w:ind w:left="2160" w:hanging="360"/>
        <w:rPr>
          <w:sz w:val="20"/>
          <w:szCs w:val="20"/>
        </w:rPr>
      </w:pPr>
      <w:r w:rsidDel="00000000" w:rsidR="00000000" w:rsidRPr="00000000">
        <w:rPr>
          <w:sz w:val="20"/>
          <w:szCs w:val="20"/>
          <w:rtl w:val="0"/>
        </w:rPr>
        <w:t xml:space="preserve">Note to </w:t>
      </w:r>
      <w:hyperlink r:id="rId8">
        <w:r w:rsidDel="00000000" w:rsidR="00000000" w:rsidRPr="00000000">
          <w:rPr>
            <w:color w:val="0000ee"/>
            <w:sz w:val="20"/>
            <w:szCs w:val="20"/>
            <w:u w:val="single"/>
            <w:rtl w:val="0"/>
          </w:rPr>
          <w:t xml:space="preserve">prcork@gmail.com</w:t>
        </w:r>
      </w:hyperlink>
      <w:r w:rsidDel="00000000" w:rsidR="00000000" w:rsidRPr="00000000">
        <w:rPr>
          <w:sz w:val="20"/>
          <w:szCs w:val="20"/>
          <w:rtl w:val="0"/>
        </w:rPr>
        <w:t xml:space="preserve"> – there are some </w:t>
      </w:r>
      <w:r w:rsidDel="00000000" w:rsidR="00000000" w:rsidRPr="00000000">
        <w:rPr>
          <w:sz w:val="20"/>
          <w:szCs w:val="20"/>
          <w:rtl w:val="0"/>
        </w:rPr>
        <w:t xml:space="preserve">nested values in the table</w:t>
      </w:r>
      <w:r w:rsidDel="00000000" w:rsidR="00000000" w:rsidRPr="00000000">
        <w:rPr>
          <w:sz w:val="20"/>
          <w:szCs w:val="20"/>
          <w:rtl w:val="0"/>
        </w:rPr>
        <w:t xml:space="preserve">, where it looks like multiple projects are combined, so we should count those projects as one project! Use the following protocol: </w:t>
      </w:r>
    </w:p>
    <w:p w:rsidR="00000000" w:rsidDel="00000000" w:rsidP="00000000" w:rsidRDefault="00000000" w:rsidRPr="00000000" w14:paraId="00000020">
      <w:pPr>
        <w:numPr>
          <w:ilvl w:val="3"/>
          <w:numId w:val="3"/>
        </w:numPr>
        <w:ind w:left="2880" w:hanging="360"/>
        <w:rPr>
          <w:sz w:val="20"/>
          <w:szCs w:val="20"/>
          <w:u w:val="none"/>
        </w:rPr>
      </w:pPr>
      <w:r w:rsidDel="00000000" w:rsidR="00000000" w:rsidRPr="00000000">
        <w:rPr>
          <w:sz w:val="20"/>
          <w:szCs w:val="20"/>
          <w:rtl w:val="0"/>
        </w:rPr>
        <w:t xml:space="preserve">Combine data for (retain all values):</w:t>
      </w:r>
    </w:p>
    <w:p w:rsidR="00000000" w:rsidDel="00000000" w:rsidP="00000000" w:rsidRDefault="00000000" w:rsidRPr="00000000" w14:paraId="00000021">
      <w:pPr>
        <w:numPr>
          <w:ilvl w:val="4"/>
          <w:numId w:val="3"/>
        </w:numPr>
        <w:ind w:left="3600" w:hanging="360"/>
        <w:rPr>
          <w:i w:val="1"/>
          <w:iCs w:val="1"/>
          <w:sz w:val="20"/>
          <w:szCs w:val="20"/>
        </w:rPr>
      </w:pPr>
      <w:r w:rsidDel="00000000" w:rsidR="00000000" w:rsidRPr="00000000">
        <w:rPr>
          <w:i w:val="1"/>
          <w:iCs w:val="1"/>
          <w:sz w:val="20"/>
          <w:szCs w:val="20"/>
          <w:rtl w:val="0"/>
        </w:rPr>
        <w:t xml:space="preserve">Project Description</w:t>
      </w:r>
    </w:p>
    <w:p w:rsidR="00000000" w:rsidDel="00000000" w:rsidP="00000000" w:rsidRDefault="00000000" w:rsidRPr="00000000" w14:paraId="00000022">
      <w:pPr>
        <w:numPr>
          <w:ilvl w:val="4"/>
          <w:numId w:val="3"/>
        </w:numPr>
        <w:ind w:left="3600" w:hanging="360"/>
        <w:rPr>
          <w:i w:val="1"/>
          <w:iCs w:val="1"/>
          <w:sz w:val="20"/>
          <w:szCs w:val="20"/>
        </w:rPr>
      </w:pPr>
      <w:r w:rsidDel="00000000" w:rsidR="00000000" w:rsidRPr="00000000">
        <w:rPr>
          <w:i w:val="1"/>
          <w:iCs w:val="1"/>
          <w:sz w:val="20"/>
          <w:szCs w:val="20"/>
          <w:rtl w:val="0"/>
        </w:rPr>
        <w:t xml:space="preserve">Project ID</w:t>
      </w:r>
    </w:p>
    <w:p w:rsidR="00000000" w:rsidDel="00000000" w:rsidP="00000000" w:rsidRDefault="00000000" w:rsidRPr="00000000" w14:paraId="00000023">
      <w:pPr>
        <w:numPr>
          <w:ilvl w:val="3"/>
          <w:numId w:val="3"/>
        </w:numPr>
        <w:ind w:left="2880" w:hanging="360"/>
        <w:rPr>
          <w:sz w:val="20"/>
          <w:szCs w:val="20"/>
          <w:u w:val="none"/>
        </w:rPr>
      </w:pPr>
      <w:r w:rsidDel="00000000" w:rsidR="00000000" w:rsidRPr="00000000">
        <w:rPr>
          <w:sz w:val="20"/>
          <w:szCs w:val="20"/>
          <w:rtl w:val="0"/>
        </w:rPr>
        <w:t xml:space="preserve">Add values together for:</w:t>
      </w:r>
    </w:p>
    <w:p w:rsidR="00000000" w:rsidDel="00000000" w:rsidP="00000000" w:rsidRDefault="00000000" w:rsidRPr="00000000" w14:paraId="00000024">
      <w:pPr>
        <w:numPr>
          <w:ilvl w:val="4"/>
          <w:numId w:val="3"/>
        </w:numPr>
        <w:ind w:left="3600" w:hanging="360"/>
        <w:rPr>
          <w:i w:val="1"/>
          <w:iCs w:val="1"/>
          <w:sz w:val="20"/>
          <w:szCs w:val="20"/>
        </w:rPr>
      </w:pPr>
      <w:r w:rsidDel="00000000" w:rsidR="00000000" w:rsidRPr="00000000">
        <w:rPr>
          <w:sz w:val="20"/>
          <w:szCs w:val="20"/>
          <w:rtl w:val="0"/>
        </w:rPr>
        <w:t xml:space="preserve">Project Cost </w:t>
      </w:r>
      <w:r w:rsidDel="00000000" w:rsidR="00000000" w:rsidRPr="00000000">
        <w:rPr>
          <w:i w:val="1"/>
          <w:iCs w:val="1"/>
          <w:sz w:val="20"/>
          <w:szCs w:val="20"/>
          <w:rtl w:val="0"/>
        </w:rPr>
        <w:t xml:space="preserve">(Total Project Costs) </w:t>
      </w:r>
    </w:p>
    <w:p w:rsidR="00000000" w:rsidDel="00000000" w:rsidP="00000000" w:rsidRDefault="00000000" w:rsidRPr="00000000" w14:paraId="00000025">
      <w:pPr>
        <w:numPr>
          <w:ilvl w:val="4"/>
          <w:numId w:val="3"/>
        </w:numPr>
        <w:ind w:left="3600" w:hanging="360"/>
        <w:rPr>
          <w:sz w:val="20"/>
          <w:szCs w:val="20"/>
          <w:u w:val="none"/>
        </w:rPr>
      </w:pPr>
      <w:r w:rsidDel="00000000" w:rsidR="00000000" w:rsidRPr="00000000">
        <w:rPr>
          <w:sz w:val="20"/>
          <w:szCs w:val="20"/>
          <w:rtl w:val="0"/>
        </w:rPr>
        <w:t xml:space="preserve">Funding amount (</w:t>
      </w:r>
      <w:r w:rsidDel="00000000" w:rsidR="00000000" w:rsidRPr="00000000">
        <w:rPr>
          <w:i w:val="1"/>
          <w:iCs w:val="1"/>
          <w:sz w:val="20"/>
          <w:szCs w:val="20"/>
          <w:rtl w:val="0"/>
        </w:rPr>
        <w:t xml:space="preserve">IUP Approved Amount</w:t>
      </w:r>
      <w:r w:rsidDel="00000000" w:rsidR="00000000" w:rsidRPr="00000000">
        <w:rPr>
          <w:sz w:val="20"/>
          <w:szCs w:val="20"/>
          <w:rtl w:val="0"/>
        </w:rPr>
        <w:t xml:space="preserve">)</w:t>
      </w:r>
    </w:p>
    <w:p w:rsidR="00000000" w:rsidDel="00000000" w:rsidP="00000000" w:rsidRDefault="00000000" w:rsidRPr="00000000" w14:paraId="00000026">
      <w:pPr>
        <w:numPr>
          <w:ilvl w:val="3"/>
          <w:numId w:val="3"/>
        </w:numPr>
        <w:ind w:left="2880" w:hanging="360"/>
        <w:rPr>
          <w:sz w:val="20"/>
          <w:szCs w:val="20"/>
          <w:u w:val="none"/>
        </w:rPr>
      </w:pPr>
      <w:r w:rsidDel="00000000" w:rsidR="00000000" w:rsidRPr="00000000">
        <w:rPr>
          <w:sz w:val="20"/>
          <w:szCs w:val="20"/>
          <w:rtl w:val="0"/>
        </w:rPr>
        <w:t xml:space="preserve">Take the highest value for:</w:t>
      </w:r>
    </w:p>
    <w:p w:rsidR="00000000" w:rsidDel="00000000" w:rsidP="00000000" w:rsidRDefault="00000000" w:rsidRPr="00000000" w14:paraId="00000027">
      <w:pPr>
        <w:numPr>
          <w:ilvl w:val="4"/>
          <w:numId w:val="3"/>
        </w:numPr>
        <w:ind w:left="3600" w:hanging="360"/>
        <w:rPr>
          <w:i w:val="1"/>
          <w:iCs w:val="1"/>
          <w:sz w:val="20"/>
          <w:szCs w:val="20"/>
        </w:rPr>
      </w:pPr>
      <w:r w:rsidDel="00000000" w:rsidR="00000000" w:rsidRPr="00000000">
        <w:rPr>
          <w:i w:val="1"/>
          <w:iCs w:val="1"/>
          <w:sz w:val="20"/>
          <w:szCs w:val="20"/>
          <w:rtl w:val="0"/>
        </w:rPr>
        <w:t xml:space="preserve">Population</w:t>
      </w:r>
    </w:p>
    <w:p w:rsidR="00000000" w:rsidDel="00000000" w:rsidP="00000000" w:rsidRDefault="00000000" w:rsidRPr="00000000" w14:paraId="00000028">
      <w:pPr>
        <w:numPr>
          <w:ilvl w:val="4"/>
          <w:numId w:val="3"/>
        </w:numPr>
        <w:ind w:left="3600" w:hanging="360"/>
        <w:rPr>
          <w:i w:val="1"/>
          <w:iCs w:val="1"/>
          <w:sz w:val="20"/>
          <w:szCs w:val="20"/>
        </w:rPr>
      </w:pPr>
      <w:r w:rsidDel="00000000" w:rsidR="00000000" w:rsidRPr="00000000">
        <w:rPr>
          <w:sz w:val="20"/>
          <w:szCs w:val="20"/>
          <w:rtl w:val="0"/>
        </w:rPr>
        <w:t xml:space="preserve">Project Score</w:t>
      </w:r>
      <w:r w:rsidDel="00000000" w:rsidR="00000000" w:rsidRPr="00000000">
        <w:rPr>
          <w:i w:val="1"/>
          <w:iCs w:val="1"/>
          <w:sz w:val="20"/>
          <w:szCs w:val="20"/>
          <w:rtl w:val="0"/>
        </w:rPr>
        <w:t xml:space="preserve"> (PPL Points)</w:t>
      </w:r>
    </w:p>
    <w:p w:rsidR="00000000" w:rsidDel="00000000" w:rsidP="00000000" w:rsidRDefault="00000000" w:rsidRPr="00000000" w14:paraId="00000029">
      <w:pPr>
        <w:numPr>
          <w:ilvl w:val="3"/>
          <w:numId w:val="3"/>
        </w:numPr>
        <w:ind w:left="2880" w:hanging="360"/>
        <w:rPr>
          <w:sz w:val="20"/>
          <w:szCs w:val="20"/>
          <w:u w:val="none"/>
        </w:rPr>
      </w:pPr>
      <w:r w:rsidDel="00000000" w:rsidR="00000000" w:rsidRPr="00000000">
        <w:rPr>
          <w:sz w:val="20"/>
          <w:szCs w:val="20"/>
          <w:rtl w:val="0"/>
        </w:rPr>
        <w:t xml:space="preserve">Take the lowest value for:</w:t>
      </w:r>
    </w:p>
    <w:p w:rsidR="00000000" w:rsidDel="00000000" w:rsidP="00000000" w:rsidRDefault="00000000" w:rsidRPr="00000000" w14:paraId="0000002A">
      <w:pPr>
        <w:numPr>
          <w:ilvl w:val="4"/>
          <w:numId w:val="3"/>
        </w:numPr>
        <w:ind w:left="3600" w:hanging="360"/>
        <w:rPr>
          <w:i w:val="1"/>
          <w:iCs w:val="1"/>
          <w:sz w:val="20"/>
          <w:szCs w:val="20"/>
        </w:rPr>
      </w:pPr>
      <w:r w:rsidDel="00000000" w:rsidR="00000000" w:rsidRPr="00000000">
        <w:rPr>
          <w:sz w:val="20"/>
          <w:szCs w:val="20"/>
          <w:rtl w:val="0"/>
        </w:rPr>
        <w:t xml:space="preserve">Project Rank</w:t>
      </w:r>
      <w:r w:rsidDel="00000000" w:rsidR="00000000" w:rsidRPr="00000000">
        <w:rPr>
          <w:i w:val="1"/>
          <w:iCs w:val="1"/>
          <w:sz w:val="20"/>
          <w:szCs w:val="20"/>
          <w:rtl w:val="0"/>
        </w:rPr>
        <w:t xml:space="preserve"> (PPL Rank)</w:t>
      </w:r>
    </w:p>
    <w:p w:rsidR="00000000" w:rsidDel="00000000" w:rsidP="00000000" w:rsidRDefault="00000000" w:rsidRPr="00000000" w14:paraId="0000002B">
      <w:pPr>
        <w:numPr>
          <w:ilvl w:val="1"/>
          <w:numId w:val="3"/>
        </w:numPr>
        <w:ind w:left="1440" w:hanging="360"/>
        <w:rPr>
          <w:sz w:val="20"/>
          <w:szCs w:val="20"/>
          <w:u w:val="none"/>
        </w:rPr>
      </w:pPr>
      <w:r w:rsidDel="00000000" w:rsidR="00000000" w:rsidRPr="00000000">
        <w:rPr>
          <w:sz w:val="20"/>
          <w:szCs w:val="20"/>
          <w:rtl w:val="0"/>
        </w:rPr>
        <w:t xml:space="preserve">Exhibit 6: 2026 Drinking Water Project Priority List, by Points Minnesota Drinking Water Revolving Fund 2026 Project Priority List, PDF p. 50-91 (SFY26 Comprehensive </w:t>
      </w:r>
      <w:r w:rsidDel="00000000" w:rsidR="00000000" w:rsidRPr="00000000">
        <w:rPr>
          <w:sz w:val="20"/>
          <w:szCs w:val="20"/>
          <w:rtl w:val="0"/>
        </w:rPr>
        <w:t xml:space="preserve">List</w:t>
      </w:r>
      <w:r w:rsidDel="00000000" w:rsidR="00000000" w:rsidRPr="00000000">
        <w:rPr>
          <w:sz w:val="20"/>
          <w:szCs w:val="20"/>
          <w:rtl w:val="0"/>
        </w:rPr>
        <w:t xml:space="preserve">)</w:t>
      </w:r>
    </w:p>
    <w:p w:rsidR="00000000" w:rsidDel="00000000" w:rsidP="00000000" w:rsidRDefault="00000000" w:rsidRPr="00000000" w14:paraId="0000002C">
      <w:pPr>
        <w:numPr>
          <w:ilvl w:val="2"/>
          <w:numId w:val="3"/>
        </w:numPr>
        <w:ind w:left="2160" w:hanging="360"/>
        <w:rPr>
          <w:sz w:val="20"/>
          <w:szCs w:val="20"/>
        </w:rPr>
      </w:pPr>
      <w:r w:rsidDel="00000000" w:rsidR="00000000" w:rsidRPr="00000000">
        <w:rPr>
          <w:sz w:val="20"/>
          <w:szCs w:val="20"/>
          <w:rtl w:val="0"/>
        </w:rPr>
        <w:t xml:space="preserve">Note that the </w:t>
      </w:r>
      <w:r w:rsidDel="00000000" w:rsidR="00000000" w:rsidRPr="00000000">
        <w:rPr>
          <w:sz w:val="20"/>
          <w:szCs w:val="20"/>
          <w:rtl w:val="0"/>
        </w:rPr>
        <w:t xml:space="preserve">List</w:t>
      </w:r>
      <w:r w:rsidDel="00000000" w:rsidR="00000000" w:rsidRPr="00000000">
        <w:rPr>
          <w:sz w:val="20"/>
          <w:szCs w:val="20"/>
          <w:rtl w:val="0"/>
        </w:rPr>
        <w:t xml:space="preserve"> on PDF p. 93-134 contains the same projects in alphabetical order. No need to scrape this alphabetical list.</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F">
      <w:pPr>
        <w:rPr>
          <w:sz w:val="20"/>
          <w:szCs w:val="20"/>
        </w:rPr>
      </w:pPr>
      <w:r w:rsidDel="00000000" w:rsidR="00000000" w:rsidRPr="00000000">
        <w:rPr>
          <w:sz w:val="20"/>
          <w:szCs w:val="20"/>
          <w:rtl w:val="0"/>
        </w:rPr>
        <w:t xml:space="preserve"> </w:t>
      </w:r>
    </w:p>
    <w:p w:rsidR="00000000" w:rsidDel="00000000" w:rsidP="00000000" w:rsidRDefault="00000000" w:rsidRPr="00000000" w14:paraId="00000030">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1">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rtl w:val="0"/>
        </w:rPr>
      </w:r>
    </w:p>
    <w:p w:rsidR="00000000" w:rsidDel="00000000" w:rsidP="00000000" w:rsidRDefault="00000000" w:rsidRPr="00000000" w14:paraId="00000032">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 </w:t>
      </w:r>
      <w:r w:rsidDel="00000000" w:rsidR="00000000" w:rsidRPr="00000000">
        <w:rPr>
          <w:i w:val="1"/>
          <w:iCs w:val="1"/>
          <w:sz w:val="20"/>
          <w:szCs w:val="20"/>
          <w:rtl w:val="0"/>
        </w:rPr>
        <w:t xml:space="preserve">Project Entity</w:t>
      </w:r>
    </w:p>
    <w:p w:rsidR="00000000" w:rsidDel="00000000" w:rsidP="00000000" w:rsidRDefault="00000000" w:rsidRPr="00000000" w14:paraId="00000033">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System</w:t>
      </w:r>
    </w:p>
    <w:p w:rsidR="00000000" w:rsidDel="00000000" w:rsidP="00000000" w:rsidRDefault="00000000" w:rsidRPr="00000000" w14:paraId="00000034">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p>
    <w:p w:rsidR="00000000" w:rsidDel="00000000" w:rsidP="00000000" w:rsidRDefault="00000000" w:rsidRPr="00000000" w14:paraId="00000035">
      <w:pPr>
        <w:numPr>
          <w:ilvl w:val="1"/>
          <w:numId w:val="3"/>
        </w:numPr>
        <w:ind w:left="1440" w:hanging="360"/>
        <w:rPr>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Project ID </w:t>
      </w:r>
      <w:r w:rsidDel="00000000" w:rsidR="00000000" w:rsidRPr="00000000">
        <w:rPr>
          <w:sz w:val="20"/>
          <w:szCs w:val="20"/>
          <w:rtl w:val="0"/>
        </w:rPr>
        <w:t xml:space="preserve">with “MN” prepended, and any characters removed after and including the dash symbol </w:t>
      </w:r>
      <w:r w:rsidDel="00000000" w:rsidR="00000000" w:rsidRPr="00000000">
        <w:rPr>
          <w:rtl w:val="0"/>
        </w:rPr>
      </w:r>
    </w:p>
    <w:p w:rsidR="00000000" w:rsidDel="00000000" w:rsidP="00000000" w:rsidRDefault="00000000" w:rsidRPr="00000000" w14:paraId="00000036">
      <w:pPr>
        <w:numPr>
          <w:ilvl w:val="1"/>
          <w:numId w:val="3"/>
        </w:numPr>
        <w:ind w:left="1440" w:hanging="360"/>
        <w:rPr>
          <w:sz w:val="20"/>
          <w:szCs w:val="20"/>
        </w:rPr>
      </w:pPr>
      <w:r w:rsidDel="00000000" w:rsidR="00000000" w:rsidRPr="00000000">
        <w:rPr>
          <w:sz w:val="20"/>
          <w:szCs w:val="20"/>
          <w:rtl w:val="0"/>
        </w:rPr>
        <w:t xml:space="preserve">SFY26 Comprehensive </w:t>
      </w:r>
      <w:r w:rsidDel="00000000" w:rsidR="00000000" w:rsidRPr="00000000">
        <w:rPr>
          <w:sz w:val="20"/>
          <w:szCs w:val="20"/>
          <w:rtl w:val="0"/>
        </w:rPr>
        <w:t xml:space="preserve">List</w:t>
      </w:r>
      <w:r w:rsidDel="00000000" w:rsidR="00000000" w:rsidRPr="00000000">
        <w:rPr>
          <w:sz w:val="20"/>
          <w:szCs w:val="20"/>
          <w:rtl w:val="0"/>
        </w:rPr>
        <w:t xml:space="preserve">:</w:t>
      </w:r>
    </w:p>
    <w:p w:rsidR="00000000" w:rsidDel="00000000" w:rsidP="00000000" w:rsidRDefault="00000000" w:rsidRPr="00000000" w14:paraId="00000037">
      <w:pPr>
        <w:numPr>
          <w:ilvl w:val="1"/>
          <w:numId w:val="3"/>
        </w:numPr>
        <w:ind w:left="1440" w:hanging="360"/>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MPFA Project ID </w:t>
      </w:r>
      <w:r w:rsidDel="00000000" w:rsidR="00000000" w:rsidRPr="00000000">
        <w:rPr>
          <w:sz w:val="20"/>
          <w:szCs w:val="20"/>
          <w:rtl w:val="0"/>
        </w:rPr>
        <w:t xml:space="preserve">with </w:t>
      </w:r>
      <w:r w:rsidDel="00000000" w:rsidR="00000000" w:rsidRPr="00000000">
        <w:rPr>
          <w:i w:val="1"/>
          <w:iCs w:val="1"/>
          <w:sz w:val="20"/>
          <w:szCs w:val="20"/>
          <w:rtl w:val="0"/>
        </w:rPr>
        <w:t xml:space="preserve">“</w:t>
      </w:r>
      <w:r w:rsidDel="00000000" w:rsidR="00000000" w:rsidRPr="00000000">
        <w:rPr>
          <w:sz w:val="20"/>
          <w:szCs w:val="20"/>
          <w:rtl w:val="0"/>
        </w:rPr>
        <w:t xml:space="preserve">MN</w:t>
      </w:r>
      <w:r w:rsidDel="00000000" w:rsidR="00000000" w:rsidRPr="00000000">
        <w:rPr>
          <w:i w:val="1"/>
          <w:iCs w:val="1"/>
          <w:sz w:val="20"/>
          <w:szCs w:val="20"/>
          <w:rtl w:val="0"/>
        </w:rPr>
        <w:t xml:space="preserve">” </w:t>
      </w:r>
      <w:r w:rsidDel="00000000" w:rsidR="00000000" w:rsidRPr="00000000">
        <w:rPr>
          <w:sz w:val="20"/>
          <w:szCs w:val="20"/>
          <w:rtl w:val="0"/>
        </w:rPr>
        <w:t xml:space="preserve">prepended, and any characters removed after and including the dash symbol</w:t>
      </w:r>
      <w:r w:rsidDel="00000000" w:rsidR="00000000" w:rsidRPr="00000000">
        <w:rPr>
          <w:rtl w:val="0"/>
        </w:rPr>
      </w:r>
    </w:p>
    <w:p w:rsidR="00000000" w:rsidDel="00000000" w:rsidP="00000000" w:rsidRDefault="00000000" w:rsidRPr="00000000" w14:paraId="0000003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p>
    <w:p w:rsidR="00000000" w:rsidDel="00000000" w:rsidP="00000000" w:rsidRDefault="00000000" w:rsidRPr="00000000" w14:paraId="00000039">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 </w:t>
      </w:r>
      <w:r w:rsidDel="00000000" w:rsidR="00000000" w:rsidRPr="00000000">
        <w:rPr>
          <w:i w:val="1"/>
          <w:iCs w:val="1"/>
          <w:sz w:val="20"/>
          <w:szCs w:val="20"/>
          <w:rtl w:val="0"/>
        </w:rPr>
        <w:t xml:space="preserve">Project ID</w:t>
      </w:r>
    </w:p>
    <w:p w:rsidR="00000000" w:rsidDel="00000000" w:rsidP="00000000" w:rsidRDefault="00000000" w:rsidRPr="00000000" w14:paraId="0000003A">
      <w:pPr>
        <w:numPr>
          <w:ilvl w:val="1"/>
          <w:numId w:val="3"/>
        </w:numPr>
        <w:ind w:left="1440" w:hanging="360"/>
        <w:rPr>
          <w:i w:val="1"/>
          <w:iCs w:val="1"/>
          <w:sz w:val="20"/>
          <w:szCs w:val="20"/>
        </w:rPr>
      </w:pPr>
      <w:r w:rsidDel="00000000" w:rsidR="00000000" w:rsidRPr="00000000">
        <w:rPr>
          <w:sz w:val="20"/>
          <w:szCs w:val="20"/>
          <w:rtl w:val="0"/>
        </w:rPr>
        <w:t xml:space="preserve">SFY26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MPFA Project ID</w:t>
      </w:r>
    </w:p>
    <w:p w:rsidR="00000000" w:rsidDel="00000000" w:rsidP="00000000" w:rsidRDefault="00000000" w:rsidRPr="00000000" w14:paraId="0000003B">
      <w:pPr>
        <w:numPr>
          <w:ilvl w:val="0"/>
          <w:numId w:val="3"/>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C">
      <w:pPr>
        <w:numPr>
          <w:ilvl w:val="0"/>
          <w:numId w:val="3"/>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3D">
      <w:pPr>
        <w:numPr>
          <w:ilvl w:val="1"/>
          <w:numId w:val="3"/>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E">
      <w:pPr>
        <w:numPr>
          <w:ilvl w:val="2"/>
          <w:numId w:val="3"/>
        </w:numPr>
        <w:ind w:left="2160" w:hanging="360"/>
        <w:rPr>
          <w:sz w:val="20"/>
          <w:szCs w:val="20"/>
        </w:rPr>
      </w:pPr>
      <w:r w:rsidDel="00000000" w:rsidR="00000000" w:rsidRPr="00000000">
        <w:rPr>
          <w:sz w:val="20"/>
          <w:szCs w:val="20"/>
          <w:rtl w:val="0"/>
        </w:rPr>
        <w:t xml:space="preserve">All projects on the 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SFY26 Not Fundable List and SFY26 Comprehensive </w:t>
      </w:r>
      <w:r w:rsidDel="00000000" w:rsidR="00000000" w:rsidRPr="00000000">
        <w:rPr>
          <w:sz w:val="20"/>
          <w:szCs w:val="20"/>
          <w:rtl w:val="0"/>
        </w:rPr>
        <w:t xml:space="preserve">List</w:t>
      </w:r>
      <w:r w:rsidDel="00000000" w:rsidR="00000000" w:rsidRPr="00000000">
        <w:rPr>
          <w:sz w:val="20"/>
          <w:szCs w:val="20"/>
          <w:rtl w:val="0"/>
        </w:rPr>
        <w:t xml:space="preserve"> that are not lead or EC projects are general projects</w:t>
      </w:r>
    </w:p>
    <w:p w:rsidR="00000000" w:rsidDel="00000000" w:rsidP="00000000" w:rsidRDefault="00000000" w:rsidRPr="00000000" w14:paraId="0000003F">
      <w:pPr>
        <w:numPr>
          <w:ilvl w:val="1"/>
          <w:numId w:val="3"/>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40">
      <w:pPr>
        <w:numPr>
          <w:ilvl w:val="2"/>
          <w:numId w:val="3"/>
        </w:numPr>
        <w:ind w:left="2160" w:hanging="360"/>
        <w:rPr>
          <w:sz w:val="20"/>
          <w:szCs w:val="20"/>
        </w:rPr>
      </w:pPr>
      <w:r w:rsidDel="00000000" w:rsidR="00000000" w:rsidRPr="00000000">
        <w:rPr>
          <w:sz w:val="20"/>
          <w:szCs w:val="20"/>
          <w:rtl w:val="0"/>
        </w:rPr>
        <w:t xml:space="preserve">All projects on the </w:t>
      </w:r>
      <w:r w:rsidDel="00000000" w:rsidR="00000000" w:rsidRPr="00000000">
        <w:rPr>
          <w:sz w:val="20"/>
          <w:szCs w:val="20"/>
          <w:rtl w:val="0"/>
        </w:rPr>
        <w:t xml:space="preserve">SFY26 LSL Fundable List</w:t>
      </w:r>
      <w:r w:rsidDel="00000000" w:rsidR="00000000" w:rsidRPr="00000000">
        <w:rPr>
          <w:rtl w:val="0"/>
        </w:rPr>
      </w:r>
    </w:p>
    <w:p w:rsidR="00000000" w:rsidDel="00000000" w:rsidP="00000000" w:rsidRDefault="00000000" w:rsidRPr="00000000" w14:paraId="00000041">
      <w:pPr>
        <w:numPr>
          <w:ilvl w:val="2"/>
          <w:numId w:val="3"/>
        </w:numPr>
        <w:ind w:left="2160" w:hanging="360"/>
        <w:rPr>
          <w:sz w:val="20"/>
          <w:szCs w:val="20"/>
        </w:rPr>
      </w:pPr>
      <w:r w:rsidDel="00000000" w:rsidR="00000000" w:rsidRPr="00000000">
        <w:rPr>
          <w:sz w:val="20"/>
          <w:szCs w:val="20"/>
          <w:rtl w:val="0"/>
        </w:rPr>
        <w:t xml:space="preserve">Projects on the SFY26 </w:t>
      </w:r>
      <w:r w:rsidDel="00000000" w:rsidR="00000000" w:rsidRPr="00000000">
        <w:rPr>
          <w:sz w:val="20"/>
          <w:szCs w:val="20"/>
          <w:rtl w:val="0"/>
        </w:rPr>
        <w:t xml:space="preserve">General</w:t>
      </w:r>
      <w:r w:rsidDel="00000000" w:rsidR="00000000" w:rsidRPr="00000000">
        <w:rPr>
          <w:sz w:val="20"/>
          <w:szCs w:val="20"/>
          <w:rtl w:val="0"/>
        </w:rPr>
        <w:t xml:space="preserve"> &amp; EC Fundable List and SFY26 Not Fundable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 </w:t>
      </w:r>
      <w:r w:rsidDel="00000000" w:rsidR="00000000" w:rsidRPr="00000000">
        <w:rPr>
          <w:sz w:val="20"/>
          <w:szCs w:val="20"/>
          <w:u w:val="single"/>
          <w:rtl w:val="0"/>
        </w:rPr>
        <w:t xml:space="preserve">or</w:t>
      </w:r>
      <w:r w:rsidDel="00000000" w:rsidR="00000000" w:rsidRPr="00000000">
        <w:rPr>
          <w:sz w:val="20"/>
          <w:szCs w:val="20"/>
          <w:rtl w:val="0"/>
        </w:rPr>
        <w:t xml:space="preserve"> with a numeric value listed under </w:t>
      </w:r>
      <w:commentRangeStart w:id="0"/>
      <w:r w:rsidDel="00000000" w:rsidR="00000000" w:rsidRPr="00000000">
        <w:rPr>
          <w:i w:val="1"/>
          <w:iCs w:val="1"/>
          <w:sz w:val="20"/>
          <w:szCs w:val="20"/>
          <w:rtl w:val="0"/>
        </w:rPr>
        <w:t xml:space="preserve">Part B Requested LSLs</w:t>
      </w:r>
      <w:r w:rsidDel="00000000" w:rsidR="00000000" w:rsidRPr="00000000">
        <w:rPr>
          <w:sz w:val="20"/>
          <w:szCs w:val="20"/>
          <w:rtl w:val="0"/>
        </w:rPr>
        <w:t xml:space="preserve"> or </w:t>
      </w:r>
      <w:r w:rsidDel="00000000" w:rsidR="00000000" w:rsidRPr="00000000">
        <w:rPr>
          <w:i w:val="1"/>
          <w:iCs w:val="1"/>
          <w:sz w:val="20"/>
          <w:szCs w:val="20"/>
          <w:rtl w:val="0"/>
        </w:rPr>
        <w:t xml:space="preserve">Part B Known LSLs</w:t>
      </w:r>
      <w:commentRangeEnd w:id="0"/>
      <w:r w:rsidDel="00000000" w:rsidR="00000000" w:rsidRPr="00000000">
        <w:commentReference w:id="0"/>
      </w:r>
      <w:r w:rsidDel="00000000" w:rsidR="00000000" w:rsidRPr="00000000">
        <w:rPr>
          <w:sz w:val="20"/>
          <w:szCs w:val="20"/>
          <w:rtl w:val="0"/>
        </w:rPr>
        <w:t xml:space="preserve"> are lead projects; or</w:t>
      </w:r>
    </w:p>
    <w:p w:rsidR="00000000" w:rsidDel="00000000" w:rsidP="00000000" w:rsidRDefault="00000000" w:rsidRPr="00000000" w14:paraId="00000042">
      <w:pPr>
        <w:numPr>
          <w:ilvl w:val="2"/>
          <w:numId w:val="3"/>
        </w:numPr>
        <w:ind w:left="2160" w:hanging="360"/>
        <w:rPr>
          <w:sz w:val="20"/>
          <w:szCs w:val="20"/>
        </w:rPr>
      </w:pPr>
      <w:r w:rsidDel="00000000" w:rsidR="00000000" w:rsidRPr="00000000">
        <w:rPr>
          <w:sz w:val="20"/>
          <w:szCs w:val="20"/>
          <w:rtl w:val="0"/>
        </w:rPr>
        <w:t xml:space="preserve">Projects on the SFY26 Comprehensive </w:t>
      </w:r>
      <w:r w:rsidDel="00000000" w:rsidR="00000000" w:rsidRPr="00000000">
        <w:rPr>
          <w:sz w:val="20"/>
          <w:szCs w:val="20"/>
          <w:rtl w:val="0"/>
        </w:rPr>
        <w:t xml:space="preserve">List</w:t>
      </w:r>
      <w:r w:rsidDel="00000000" w:rsidR="00000000" w:rsidRPr="00000000">
        <w:rPr>
          <w:sz w:val="20"/>
          <w:szCs w:val="20"/>
          <w:rtl w:val="0"/>
        </w:rPr>
        <w:t xml:space="preserve"> with “lead” or “LSL”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lead projects</w:t>
      </w:r>
    </w:p>
    <w:p w:rsidR="00000000" w:rsidDel="00000000" w:rsidP="00000000" w:rsidRDefault="00000000" w:rsidRPr="00000000" w14:paraId="00000043">
      <w:pPr>
        <w:numPr>
          <w:ilvl w:val="1"/>
          <w:numId w:val="3"/>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44">
      <w:pPr>
        <w:numPr>
          <w:ilvl w:val="2"/>
          <w:numId w:val="3"/>
        </w:numPr>
        <w:ind w:left="2160" w:hanging="360"/>
        <w:rPr>
          <w:sz w:val="20"/>
          <w:szCs w:val="20"/>
        </w:rPr>
      </w:pPr>
      <w:r w:rsidDel="00000000" w:rsidR="00000000" w:rsidRPr="00000000">
        <w:rPr>
          <w:sz w:val="20"/>
          <w:szCs w:val="20"/>
          <w:rtl w:val="0"/>
        </w:rPr>
        <w:t xml:space="preserve">Projects on the 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w:t>
      </w:r>
      <w:r w:rsidDel="00000000" w:rsidR="00000000" w:rsidRPr="00000000">
        <w:rPr>
          <w:sz w:val="20"/>
          <w:szCs w:val="20"/>
          <w:u w:val="single"/>
          <w:rtl w:val="0"/>
        </w:rPr>
        <w:t xml:space="preserve"> or</w:t>
      </w:r>
      <w:r w:rsidDel="00000000" w:rsidR="00000000" w:rsidRPr="00000000">
        <w:rPr>
          <w:sz w:val="20"/>
          <w:szCs w:val="20"/>
          <w:rtl w:val="0"/>
        </w:rPr>
        <w:t xml:space="preserve"> a $ amount or </w:t>
      </w:r>
      <w:r w:rsidDel="00000000" w:rsidR="00000000" w:rsidRPr="00000000">
        <w:rPr>
          <w:i w:val="1"/>
          <w:iCs w:val="1"/>
          <w:sz w:val="20"/>
          <w:szCs w:val="20"/>
          <w:rtl w:val="0"/>
        </w:rPr>
        <w:t xml:space="preserve">TBD</w:t>
      </w:r>
      <w:r w:rsidDel="00000000" w:rsidR="00000000" w:rsidRPr="00000000">
        <w:rPr>
          <w:sz w:val="20"/>
          <w:szCs w:val="20"/>
          <w:rtl w:val="0"/>
        </w:rPr>
        <w:t xml:space="preserve"> listed under </w:t>
      </w:r>
      <w:r w:rsidDel="00000000" w:rsidR="00000000" w:rsidRPr="00000000">
        <w:rPr>
          <w:i w:val="1"/>
          <w:iCs w:val="1"/>
          <w:sz w:val="20"/>
          <w:szCs w:val="20"/>
          <w:rtl w:val="0"/>
        </w:rPr>
        <w:t xml:space="preserve">EC Amount </w:t>
      </w:r>
      <w:r w:rsidDel="00000000" w:rsidR="00000000" w:rsidRPr="00000000">
        <w:rPr>
          <w:sz w:val="20"/>
          <w:szCs w:val="20"/>
          <w:rtl w:val="0"/>
        </w:rPr>
        <w:t xml:space="preserve">are EC projects; or</w:t>
      </w:r>
    </w:p>
    <w:p w:rsidR="00000000" w:rsidDel="00000000" w:rsidP="00000000" w:rsidRDefault="00000000" w:rsidRPr="00000000" w14:paraId="00000045">
      <w:pPr>
        <w:numPr>
          <w:ilvl w:val="2"/>
          <w:numId w:val="3"/>
        </w:numPr>
        <w:ind w:left="2160" w:hanging="360"/>
        <w:rPr>
          <w:sz w:val="20"/>
          <w:szCs w:val="20"/>
          <w:u w:val="none"/>
        </w:rPr>
      </w:pPr>
      <w:r w:rsidDel="00000000" w:rsidR="00000000" w:rsidRPr="00000000">
        <w:rPr>
          <w:sz w:val="20"/>
          <w:szCs w:val="20"/>
          <w:rtl w:val="0"/>
        </w:rPr>
        <w:t xml:space="preserve">Projects in the General &amp; EC Fundable List with ‘EC’ at the end of </w:t>
      </w:r>
      <w:r w:rsidDel="00000000" w:rsidR="00000000" w:rsidRPr="00000000">
        <w:rPr>
          <w:i w:val="1"/>
          <w:iCs w:val="1"/>
          <w:sz w:val="20"/>
          <w:szCs w:val="20"/>
          <w:rtl w:val="0"/>
        </w:rPr>
        <w:t xml:space="preserve">IUP Part</w:t>
      </w:r>
    </w:p>
    <w:p w:rsidR="00000000" w:rsidDel="00000000" w:rsidP="00000000" w:rsidRDefault="00000000" w:rsidRPr="00000000" w14:paraId="00000046">
      <w:pPr>
        <w:numPr>
          <w:ilvl w:val="2"/>
          <w:numId w:val="3"/>
        </w:numPr>
        <w:ind w:left="2160" w:hanging="360"/>
        <w:rPr>
          <w:sz w:val="20"/>
          <w:szCs w:val="20"/>
        </w:rPr>
      </w:pPr>
      <w:r w:rsidDel="00000000" w:rsidR="00000000" w:rsidRPr="00000000">
        <w:rPr>
          <w:sz w:val="20"/>
          <w:szCs w:val="20"/>
          <w:rtl w:val="0"/>
        </w:rPr>
        <w:t xml:space="preserve">Projects on the SFY26 Comprehensive </w:t>
      </w:r>
      <w:r w:rsidDel="00000000" w:rsidR="00000000" w:rsidRPr="00000000">
        <w:rPr>
          <w:sz w:val="20"/>
          <w:szCs w:val="20"/>
          <w:rtl w:val="0"/>
        </w:rPr>
        <w:t xml:space="preserve">List</w:t>
      </w:r>
      <w:r w:rsidDel="00000000" w:rsidR="00000000" w:rsidRPr="00000000">
        <w:rPr>
          <w:sz w:val="20"/>
          <w:szCs w:val="20"/>
          <w:rtl w:val="0"/>
        </w:rPr>
        <w:t xml:space="preserve">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EC projects</w:t>
      </w:r>
    </w:p>
    <w:p w:rsidR="00000000" w:rsidDel="00000000" w:rsidP="00000000" w:rsidRDefault="00000000" w:rsidRPr="00000000" w14:paraId="00000047">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p>
    <w:p w:rsidR="00000000" w:rsidDel="00000000" w:rsidP="00000000" w:rsidRDefault="00000000" w:rsidRPr="00000000" w14:paraId="00000048">
      <w:pPr>
        <w:numPr>
          <w:ilvl w:val="1"/>
          <w:numId w:val="3"/>
        </w:numPr>
        <w:ind w:left="1440" w:hanging="360"/>
        <w:rPr>
          <w:b w:val="1"/>
          <w:bCs w:val="1"/>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 </w:t>
      </w:r>
      <w:r w:rsidDel="00000000" w:rsidR="00000000" w:rsidRPr="00000000">
        <w:rPr>
          <w:i w:val="1"/>
          <w:iCs w:val="1"/>
          <w:sz w:val="20"/>
          <w:szCs w:val="20"/>
          <w:rtl w:val="0"/>
        </w:rPr>
        <w:t xml:space="preserve">Total Project Costs</w:t>
      </w:r>
    </w:p>
    <w:p w:rsidR="00000000" w:rsidDel="00000000" w:rsidP="00000000" w:rsidRDefault="00000000" w:rsidRPr="00000000" w14:paraId="00000049">
      <w:pPr>
        <w:numPr>
          <w:ilvl w:val="1"/>
          <w:numId w:val="3"/>
        </w:numPr>
        <w:ind w:left="1440" w:hanging="360"/>
        <w:rPr>
          <w:sz w:val="20"/>
          <w:szCs w:val="20"/>
        </w:rPr>
      </w:pPr>
      <w:r w:rsidDel="00000000" w:rsidR="00000000" w:rsidRPr="00000000">
        <w:rPr>
          <w:sz w:val="20"/>
          <w:szCs w:val="20"/>
          <w:rtl w:val="0"/>
        </w:rPr>
        <w:t xml:space="preserve">SFY26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Project Cost</w:t>
      </w:r>
    </w:p>
    <w:p w:rsidR="00000000" w:rsidDel="00000000" w:rsidP="00000000" w:rsidRDefault="00000000" w:rsidRPr="00000000" w14:paraId="0000004A">
      <w:pPr>
        <w:numPr>
          <w:ilvl w:val="2"/>
          <w:numId w:val="3"/>
        </w:numPr>
        <w:ind w:left="2160" w:hanging="360"/>
        <w:rPr>
          <w:sz w:val="20"/>
          <w:szCs w:val="20"/>
        </w:rPr>
      </w:pPr>
      <w:r w:rsidDel="00000000" w:rsidR="00000000" w:rsidRPr="00000000">
        <w:rPr>
          <w:sz w:val="20"/>
          <w:szCs w:val="20"/>
          <w:rtl w:val="0"/>
        </w:rPr>
        <w:t xml:space="preserve">Note that the amounts listed under </w:t>
      </w:r>
      <w:r w:rsidDel="00000000" w:rsidR="00000000" w:rsidRPr="00000000">
        <w:rPr>
          <w:i w:val="1"/>
          <w:iCs w:val="1"/>
          <w:sz w:val="20"/>
          <w:szCs w:val="20"/>
          <w:rtl w:val="0"/>
        </w:rPr>
        <w:t xml:space="preserve">Estimated Project Cost</w:t>
      </w:r>
      <w:r w:rsidDel="00000000" w:rsidR="00000000" w:rsidRPr="00000000">
        <w:rPr>
          <w:sz w:val="20"/>
          <w:szCs w:val="20"/>
          <w:rtl w:val="0"/>
        </w:rPr>
        <w:t xml:space="preserve"> and </w:t>
      </w:r>
      <w:r w:rsidDel="00000000" w:rsidR="00000000" w:rsidRPr="00000000">
        <w:rPr>
          <w:i w:val="1"/>
          <w:iCs w:val="1"/>
          <w:sz w:val="20"/>
          <w:szCs w:val="20"/>
          <w:rtl w:val="0"/>
        </w:rPr>
        <w:t xml:space="preserve">Project Cost</w:t>
      </w:r>
      <w:r w:rsidDel="00000000" w:rsidR="00000000" w:rsidRPr="00000000">
        <w:rPr>
          <w:sz w:val="20"/>
          <w:szCs w:val="20"/>
          <w:rtl w:val="0"/>
        </w:rPr>
        <w:t xml:space="preserve"> are NOT the same for select projects, and we will need to make a determination about which value to use.</w:t>
      </w:r>
      <w:r w:rsidDel="00000000" w:rsidR="00000000" w:rsidRPr="00000000">
        <w:rPr>
          <w:rtl w:val="0"/>
        </w:rPr>
      </w:r>
    </w:p>
    <w:p w:rsidR="00000000" w:rsidDel="00000000" w:rsidP="00000000" w:rsidRDefault="00000000" w:rsidRPr="00000000" w14:paraId="0000004B">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commentRangeStart w:id="1"/>
      <w:commentRangeStart w:id="2"/>
      <w:r w:rsidDel="00000000" w:rsidR="00000000" w:rsidRPr="00000000">
        <w:rPr>
          <w:sz w:val="20"/>
          <w:szCs w:val="20"/>
          <w:rtl w:val="0"/>
        </w:rPr>
        <w:t xml:space="preserve">No Information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C">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rtl w:val="0"/>
        </w:rPr>
      </w:r>
    </w:p>
    <w:p w:rsidR="00000000" w:rsidDel="00000000" w:rsidP="00000000" w:rsidRDefault="00000000" w:rsidRPr="00000000" w14:paraId="0000004D">
      <w:pPr>
        <w:numPr>
          <w:ilvl w:val="1"/>
          <w:numId w:val="3"/>
        </w:numPr>
        <w:ind w:left="1440" w:hanging="360"/>
        <w:rPr>
          <w:sz w:val="20"/>
          <w:szCs w:val="20"/>
          <w:u w:val="none"/>
        </w:rPr>
      </w:pPr>
      <w:r w:rsidDel="00000000" w:rsidR="00000000" w:rsidRPr="00000000">
        <w:rPr>
          <w:sz w:val="20"/>
          <w:szCs w:val="20"/>
          <w:rtl w:val="0"/>
        </w:rPr>
        <w:t xml:space="preserve">For projects on the SFY26 General &amp; EC Fundable List: No Information</w:t>
      </w:r>
    </w:p>
    <w:p w:rsidR="00000000" w:rsidDel="00000000" w:rsidP="00000000" w:rsidRDefault="00000000" w:rsidRPr="00000000" w14:paraId="0000004E">
      <w:pPr>
        <w:numPr>
          <w:ilvl w:val="1"/>
          <w:numId w:val="3"/>
        </w:numPr>
        <w:ind w:left="1440" w:hanging="360"/>
        <w:rPr>
          <w:sz w:val="20"/>
          <w:szCs w:val="20"/>
          <w:u w:val="none"/>
        </w:rPr>
      </w:pPr>
      <w:r w:rsidDel="00000000" w:rsidR="00000000" w:rsidRPr="00000000">
        <w:rPr>
          <w:sz w:val="20"/>
          <w:szCs w:val="20"/>
          <w:rtl w:val="0"/>
        </w:rPr>
        <w:t xml:space="preserve">For projects on SFY26 LSL Fundable List: </w:t>
      </w:r>
      <w:r w:rsidDel="00000000" w:rsidR="00000000" w:rsidRPr="00000000">
        <w:rPr>
          <w:i w:val="1"/>
          <w:iCs w:val="1"/>
          <w:sz w:val="20"/>
          <w:szCs w:val="20"/>
          <w:rtl w:val="0"/>
        </w:rPr>
        <w:t xml:space="preserve">IUP Approved Amount</w:t>
      </w:r>
    </w:p>
    <w:p w:rsidR="00000000" w:rsidDel="00000000" w:rsidP="00000000" w:rsidRDefault="00000000" w:rsidRPr="00000000" w14:paraId="0000004F">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50">
      <w:pPr>
        <w:numPr>
          <w:ilvl w:val="0"/>
          <w:numId w:val="3"/>
        </w:numPr>
        <w:ind w:left="720" w:hanging="360"/>
        <w:rPr>
          <w:i w:val="1"/>
          <w:iCs w:val="1"/>
          <w:sz w:val="20"/>
          <w:szCs w:val="20"/>
        </w:rPr>
      </w:pPr>
      <w:r w:rsidDel="00000000" w:rsidR="00000000" w:rsidRPr="00000000">
        <w:rPr>
          <w:b w:val="1"/>
          <w:bCs w:val="1"/>
          <w:sz w:val="20"/>
          <w:szCs w:val="20"/>
          <w:rtl w:val="0"/>
        </w:rPr>
        <w:t xml:space="preserve">Population:</w:t>
      </w:r>
    </w:p>
    <w:p w:rsidR="00000000" w:rsidDel="00000000" w:rsidP="00000000" w:rsidRDefault="00000000" w:rsidRPr="00000000" w14:paraId="00000051">
      <w:pPr>
        <w:numPr>
          <w:ilvl w:val="1"/>
          <w:numId w:val="3"/>
        </w:numPr>
        <w:ind w:left="1440" w:hanging="360"/>
        <w:rPr>
          <w:b w:val="1"/>
          <w:bCs w:val="1"/>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 </w:t>
      </w:r>
      <w:r w:rsidDel="00000000" w:rsidR="00000000" w:rsidRPr="00000000">
        <w:rPr>
          <w:i w:val="1"/>
          <w:iCs w:val="1"/>
          <w:sz w:val="20"/>
          <w:szCs w:val="20"/>
          <w:rtl w:val="0"/>
        </w:rPr>
        <w:t xml:space="preserve">System Population Served</w:t>
      </w:r>
    </w:p>
    <w:p w:rsidR="00000000" w:rsidDel="00000000" w:rsidP="00000000" w:rsidRDefault="00000000" w:rsidRPr="00000000" w14:paraId="00000052">
      <w:pPr>
        <w:numPr>
          <w:ilvl w:val="1"/>
          <w:numId w:val="3"/>
        </w:numPr>
        <w:ind w:left="1440" w:hanging="360"/>
        <w:rPr>
          <w:sz w:val="20"/>
          <w:szCs w:val="20"/>
        </w:rPr>
      </w:pPr>
      <w:r w:rsidDel="00000000" w:rsidR="00000000" w:rsidRPr="00000000">
        <w:rPr>
          <w:sz w:val="20"/>
          <w:szCs w:val="20"/>
          <w:rtl w:val="0"/>
        </w:rPr>
        <w:t xml:space="preserve">SFY26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Population</w:t>
      </w:r>
      <w:r w:rsidDel="00000000" w:rsidR="00000000" w:rsidRPr="00000000">
        <w:rPr>
          <w:rtl w:val="0"/>
        </w:rPr>
      </w:r>
    </w:p>
    <w:p w:rsidR="00000000" w:rsidDel="00000000" w:rsidP="00000000" w:rsidRDefault="00000000" w:rsidRPr="00000000" w14:paraId="00000053">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p>
    <w:p w:rsidR="00000000" w:rsidDel="00000000" w:rsidP="00000000" w:rsidRDefault="00000000" w:rsidRPr="00000000" w14:paraId="00000054">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 </w:t>
      </w:r>
      <w:r w:rsidDel="00000000" w:rsidR="00000000" w:rsidRPr="00000000">
        <w:rPr>
          <w:i w:val="1"/>
          <w:iCs w:val="1"/>
          <w:sz w:val="20"/>
          <w:szCs w:val="20"/>
          <w:rtl w:val="0"/>
        </w:rPr>
        <w:t xml:space="preserve">Project Description</w:t>
      </w:r>
    </w:p>
    <w:p w:rsidR="00000000" w:rsidDel="00000000" w:rsidP="00000000" w:rsidRDefault="00000000" w:rsidRPr="00000000" w14:paraId="00000055">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Project</w:t>
      </w:r>
    </w:p>
    <w:p w:rsidR="00000000" w:rsidDel="00000000" w:rsidP="00000000" w:rsidRDefault="00000000" w:rsidRPr="00000000" w14:paraId="00000056">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57">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p>
    <w:p w:rsidR="00000000" w:rsidDel="00000000" w:rsidP="00000000" w:rsidRDefault="00000000" w:rsidRPr="00000000" w14:paraId="00000058">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w:t>
      </w:r>
      <w:r w:rsidDel="00000000" w:rsidR="00000000" w:rsidRPr="00000000">
        <w:rPr>
          <w:rtl w:val="0"/>
        </w:rPr>
        <w:t xml:space="preserve">:</w:t>
      </w:r>
      <w:r w:rsidDel="00000000" w:rsidR="00000000" w:rsidRPr="00000000">
        <w:rPr>
          <w:sz w:val="20"/>
          <w:szCs w:val="20"/>
          <w:rtl w:val="0"/>
        </w:rPr>
        <w:t xml:space="preserve"> </w:t>
      </w:r>
      <w:r w:rsidDel="00000000" w:rsidR="00000000" w:rsidRPr="00000000">
        <w:rPr>
          <w:i w:val="1"/>
          <w:iCs w:val="1"/>
          <w:sz w:val="20"/>
          <w:szCs w:val="20"/>
          <w:rtl w:val="0"/>
        </w:rPr>
        <w:t xml:space="preserve">PPL Rank</w:t>
      </w:r>
    </w:p>
    <w:p w:rsidR="00000000" w:rsidDel="00000000" w:rsidP="00000000" w:rsidRDefault="00000000" w:rsidRPr="00000000" w14:paraId="00000059">
      <w:pPr>
        <w:numPr>
          <w:ilvl w:val="1"/>
          <w:numId w:val="3"/>
        </w:numPr>
        <w:ind w:left="1440" w:hanging="360"/>
        <w:rPr>
          <w:sz w:val="20"/>
          <w:szCs w:val="20"/>
        </w:rPr>
      </w:pPr>
      <w:r w:rsidDel="00000000" w:rsidR="00000000" w:rsidRPr="00000000">
        <w:rPr>
          <w:sz w:val="20"/>
          <w:szCs w:val="20"/>
          <w:rtl w:val="0"/>
        </w:rPr>
        <w:t xml:space="preserve">SFY26 Comprehensive PPL: </w:t>
      </w:r>
      <w:r w:rsidDel="00000000" w:rsidR="00000000" w:rsidRPr="00000000">
        <w:rPr>
          <w:i w:val="1"/>
          <w:iCs w:val="1"/>
          <w:sz w:val="20"/>
          <w:szCs w:val="20"/>
          <w:rtl w:val="0"/>
        </w:rPr>
        <w:t xml:space="preserve">Rank</w:t>
      </w:r>
    </w:p>
    <w:p w:rsidR="00000000" w:rsidDel="00000000" w:rsidP="00000000" w:rsidRDefault="00000000" w:rsidRPr="00000000" w14:paraId="0000005A">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5B">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and SFY26 Not Fundable List: </w:t>
      </w:r>
      <w:r w:rsidDel="00000000" w:rsidR="00000000" w:rsidRPr="00000000">
        <w:rPr>
          <w:i w:val="1"/>
          <w:iCs w:val="1"/>
          <w:sz w:val="20"/>
          <w:szCs w:val="20"/>
          <w:rtl w:val="0"/>
        </w:rPr>
        <w:t xml:space="preserve">PPL Points</w:t>
      </w:r>
    </w:p>
    <w:p w:rsidR="00000000" w:rsidDel="00000000" w:rsidP="00000000" w:rsidRDefault="00000000" w:rsidRPr="00000000" w14:paraId="0000005C">
      <w:pPr>
        <w:numPr>
          <w:ilvl w:val="1"/>
          <w:numId w:val="3"/>
        </w:numPr>
        <w:ind w:left="1440" w:hanging="360"/>
        <w:rPr>
          <w:i w:val="1"/>
          <w:iCs w:val="1"/>
          <w:sz w:val="20"/>
          <w:szCs w:val="20"/>
        </w:rPr>
      </w:pPr>
      <w:r w:rsidDel="00000000" w:rsidR="00000000" w:rsidRPr="00000000">
        <w:rPr>
          <w:sz w:val="20"/>
          <w:szCs w:val="20"/>
          <w:rtl w:val="0"/>
        </w:rPr>
        <w:t xml:space="preserve">SFY26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Points</w:t>
      </w:r>
      <w:r w:rsidDel="00000000" w:rsidR="00000000" w:rsidRPr="00000000">
        <w:rPr>
          <w:rtl w:val="0"/>
        </w:rPr>
      </w:r>
    </w:p>
    <w:p w:rsidR="00000000" w:rsidDel="00000000" w:rsidP="00000000" w:rsidRDefault="00000000" w:rsidRPr="00000000" w14:paraId="0000005D">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5E">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Yes: Projects under the SFY26 </w:t>
      </w:r>
      <w:r w:rsidDel="00000000" w:rsidR="00000000" w:rsidRPr="00000000">
        <w:rPr>
          <w:sz w:val="20"/>
          <w:szCs w:val="20"/>
          <w:rtl w:val="0"/>
        </w:rPr>
        <w:t xml:space="preserve">General</w:t>
      </w:r>
      <w:r w:rsidDel="00000000" w:rsidR="00000000" w:rsidRPr="00000000">
        <w:rPr>
          <w:sz w:val="20"/>
          <w:szCs w:val="20"/>
          <w:rtl w:val="0"/>
        </w:rPr>
        <w:t xml:space="preserve"> &amp; EC Fundable List or SFY26 LSL Fundable List</w:t>
      </w:r>
    </w:p>
    <w:p w:rsidR="00000000" w:rsidDel="00000000" w:rsidP="00000000" w:rsidRDefault="00000000" w:rsidRPr="00000000" w14:paraId="0000005F">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60">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SFY26 Not Fundable List (Part C-1) are not expecting funding</w:t>
      </w:r>
    </w:p>
    <w:p w:rsidR="00000000" w:rsidDel="00000000" w:rsidP="00000000" w:rsidRDefault="00000000" w:rsidRPr="00000000" w14:paraId="00000061">
      <w:pPr>
        <w:numPr>
          <w:ilvl w:val="2"/>
          <w:numId w:val="3"/>
        </w:numPr>
        <w:ind w:left="2160" w:hanging="360"/>
        <w:rPr>
          <w:sz w:val="20"/>
          <w:szCs w:val="20"/>
        </w:rPr>
      </w:pPr>
      <w:commentRangeStart w:id="3"/>
      <w:r w:rsidDel="00000000" w:rsidR="00000000" w:rsidRPr="00000000">
        <w:rPr>
          <w:sz w:val="20"/>
          <w:szCs w:val="20"/>
          <w:rtl w:val="0"/>
        </w:rPr>
        <w:t xml:space="preserve">Projects on the SFY26 Comprehensive </w:t>
      </w:r>
      <w:r w:rsidDel="00000000" w:rsidR="00000000" w:rsidRPr="00000000">
        <w:rPr>
          <w:sz w:val="20"/>
          <w:szCs w:val="20"/>
          <w:rtl w:val="0"/>
        </w:rPr>
        <w:t xml:space="preserve">List</w:t>
      </w:r>
      <w:r w:rsidDel="00000000" w:rsidR="00000000" w:rsidRPr="00000000">
        <w:rPr>
          <w:sz w:val="20"/>
          <w:szCs w:val="20"/>
          <w:rtl w:val="0"/>
        </w:rPr>
        <w:t xml:space="preserve"> that are not on the SFY26 </w:t>
      </w:r>
      <w:r w:rsidDel="00000000" w:rsidR="00000000" w:rsidRPr="00000000">
        <w:rPr>
          <w:sz w:val="20"/>
          <w:szCs w:val="20"/>
          <w:rtl w:val="0"/>
        </w:rPr>
        <w:t xml:space="preserve">General</w:t>
      </w:r>
      <w:r w:rsidDel="00000000" w:rsidR="00000000" w:rsidRPr="00000000">
        <w:rPr>
          <w:sz w:val="20"/>
          <w:szCs w:val="20"/>
          <w:rtl w:val="0"/>
        </w:rPr>
        <w:t xml:space="preserve"> &amp; EC Fundable List, SFY26 LSL Fundable List, or SFY26 Not Fundable List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2">
      <w:pPr>
        <w:pStyle w:val="Heading1"/>
        <w:rPr>
          <w:ins w:author="Valerie Nguyen" w:id="0" w:date="2026-04-30T21:53:22Z"/>
          <w:u w:val="single"/>
          <w:rPrChange w:author="Valerie Nguyen" w:id="1" w:date="2026-04-30T21:53:22Z">
            <w:rPr>
              <w:b w:val="1"/>
              <w:bCs w:val="1"/>
              <w:sz w:val="20"/>
              <w:szCs w:val="20"/>
            </w:rPr>
          </w:rPrChange>
        </w:rPr>
      </w:pPr>
      <w:ins w:author="Valerie Nguyen" w:id="0" w:date="2026-04-30T21:53:22Z">
        <w:bookmarkStart w:colFirst="0" w:colLast="0" w:name="_shn169mi8cws" w:id="1"/>
        <w:bookmarkEnd w:id="1"/>
        <w:r w:rsidDel="00000000" w:rsidR="00000000" w:rsidRPr="00000000">
          <w:rPr>
            <w:u w:val="single"/>
            <w:rtl w:val="0"/>
            <w:rPrChange w:author="Valerie Nguyen" w:id="1" w:date="2026-04-30T21:53:22Z">
              <w:rPr>
                <w:b w:val="1"/>
                <w:bCs w:val="1"/>
                <w:sz w:val="20"/>
                <w:szCs w:val="20"/>
              </w:rPr>
            </w:rPrChange>
          </w:rPr>
          <w:t xml:space="preserve">Other Federal and State Funds</w:t>
        </w:r>
      </w:ins>
    </w:p>
    <w:p w:rsidR="00000000" w:rsidDel="00000000" w:rsidP="00000000" w:rsidRDefault="00000000" w:rsidRPr="00000000" w14:paraId="00000063">
      <w:pPr>
        <w:rPr>
          <w:ins w:author="Valerie Nguyen" w:id="0" w:date="2026-04-30T21:53:22Z"/>
          <w:rPrChange w:author="Valerie Nguyen" w:id="1" w:date="2026-04-30T21:53:22Z">
            <w:rPr>
              <w:b w:val="1"/>
              <w:bCs w:val="1"/>
              <w:sz w:val="20"/>
              <w:szCs w:val="20"/>
            </w:rPr>
          </w:rPrChange>
        </w:rPr>
      </w:pPr>
      <w:ins w:author="Valerie Nguyen" w:id="0" w:date="2026-04-30T21:53:22Z">
        <w:r w:rsidDel="00000000" w:rsidR="00000000" w:rsidRPr="00000000">
          <w:rPr>
            <w:rtl w:val="0"/>
          </w:rPr>
        </w:r>
      </w:ins>
    </w:p>
    <w:p w:rsidR="00000000" w:rsidDel="00000000" w:rsidP="00000000" w:rsidRDefault="00000000" w:rsidRPr="00000000" w14:paraId="00000064">
      <w:pPr>
        <w:rPr>
          <w:ins w:author="Valerie Nguyen" w:id="0" w:date="2026-04-30T21:53:22Z"/>
          <w:rPrChange w:author="Valerie Nguyen" w:id="1" w:date="2026-04-30T21:53:22Z">
            <w:rPr>
              <w:b w:val="1"/>
              <w:bCs w:val="1"/>
              <w:sz w:val="20"/>
              <w:szCs w:val="20"/>
            </w:rPr>
          </w:rPrChange>
        </w:rPr>
      </w:pPr>
      <w:ins w:author="Valerie Nguyen" w:id="0" w:date="2026-04-30T21:53:22Z">
        <w:r w:rsidDel="00000000" w:rsidR="00000000" w:rsidRPr="00000000">
          <w:rPr>
            <w:rtl w:val="0"/>
            <w:rPrChange w:author="Valerie Nguyen" w:id="1" w:date="2026-04-30T21:53:22Z">
              <w:rPr>
                <w:b w:val="1"/>
                <w:bCs w:val="1"/>
                <w:sz w:val="20"/>
                <w:szCs w:val="20"/>
              </w:rPr>
            </w:rPrChange>
          </w:rPr>
          <w:t xml:space="preserve">The data analyst will generate a subset dataframe to include other federal and state fund (OFSF) information. </w:t>
        </w:r>
      </w:ins>
    </w:p>
    <w:p w:rsidR="00000000" w:rsidDel="00000000" w:rsidP="00000000" w:rsidRDefault="00000000" w:rsidRPr="00000000" w14:paraId="00000065">
      <w:pPr>
        <w:rPr>
          <w:ins w:author="Valerie Nguyen" w:id="0" w:date="2026-04-30T21:53:22Z"/>
          <w:rPrChange w:author="Valerie Nguyen" w:id="1" w:date="2026-04-30T21:53:22Z">
            <w:rPr>
              <w:b w:val="1"/>
              <w:bCs w:val="1"/>
              <w:sz w:val="20"/>
              <w:szCs w:val="20"/>
            </w:rPr>
          </w:rPrChange>
        </w:rPr>
      </w:pPr>
      <w:ins w:author="Valerie Nguyen" w:id="0" w:date="2026-04-30T21:53:22Z">
        <w:r w:rsidDel="00000000" w:rsidR="00000000" w:rsidRPr="00000000">
          <w:rPr>
            <w:rtl w:val="0"/>
          </w:rPr>
        </w:r>
      </w:ins>
    </w:p>
    <w:p w:rsidR="00000000" w:rsidDel="00000000" w:rsidP="00000000" w:rsidRDefault="00000000" w:rsidRPr="00000000" w14:paraId="00000066">
      <w:pPr>
        <w:rPr>
          <w:ins w:author="Valerie Nguyen" w:id="0" w:date="2026-04-30T21:53:22Z"/>
          <w:rPrChange w:author="Valerie Nguyen" w:id="1" w:date="2026-04-30T21:53:22Z">
            <w:rPr>
              <w:b w:val="1"/>
              <w:bCs w:val="1"/>
              <w:sz w:val="20"/>
              <w:szCs w:val="20"/>
            </w:rPr>
          </w:rPrChange>
        </w:rPr>
      </w:pPr>
      <w:ins w:author="Valerie Nguyen" w:id="0" w:date="2026-04-30T21:53:22Z">
        <w:r w:rsidDel="00000000" w:rsidR="00000000" w:rsidRPr="00000000">
          <w:rPr>
            <w:rtl w:val="0"/>
            <w:rPrChange w:author="Valerie Nguyen" w:id="1" w:date="2026-04-30T21:53:22Z">
              <w:rPr>
                <w:b w:val="1"/>
                <w:bCs w:val="1"/>
                <w:sz w:val="20"/>
                <w:szCs w:val="20"/>
              </w:rPr>
            </w:rPrChange>
          </w:rPr>
          <w:t xml:space="preserve">The secondary dataset will be ancillary to the core dataset and used for additional visualizations. This dataset is stored in a separate file in the main S3 bucket, and it includes all the categories above.</w:t>
        </w:r>
      </w:ins>
    </w:p>
    <w:p w:rsidR="00000000" w:rsidDel="00000000" w:rsidP="00000000" w:rsidRDefault="00000000" w:rsidRPr="00000000" w14:paraId="00000067">
      <w:pPr>
        <w:rPr>
          <w:ins w:author="Valerie Nguyen" w:id="0" w:date="2026-04-30T21:53:22Z"/>
          <w:rPrChange w:author="Valerie Nguyen" w:id="1" w:date="2026-04-30T21:53:22Z">
            <w:rPr>
              <w:b w:val="1"/>
              <w:bCs w:val="1"/>
              <w:sz w:val="20"/>
              <w:szCs w:val="20"/>
            </w:rPr>
          </w:rPrChange>
        </w:rPr>
      </w:pPr>
      <w:ins w:author="Valerie Nguyen" w:id="0" w:date="2026-04-30T21:53:22Z">
        <w:r w:rsidDel="00000000" w:rsidR="00000000" w:rsidRPr="00000000">
          <w:rPr>
            <w:rtl w:val="0"/>
          </w:rPr>
        </w:r>
      </w:ins>
    </w:p>
    <w:p w:rsidR="00000000" w:rsidDel="00000000" w:rsidP="00000000" w:rsidRDefault="00000000" w:rsidRPr="00000000" w14:paraId="00000068">
      <w:pPr>
        <w:rPr>
          <w:ins w:author="Valerie Nguyen" w:id="0" w:date="2026-04-30T21:53:22Z"/>
          <w:rPrChange w:author="Valerie Nguyen" w:id="1" w:date="2026-04-30T21:53:22Z">
            <w:rPr>
              <w:b w:val="1"/>
              <w:bCs w:val="1"/>
              <w:sz w:val="20"/>
              <w:szCs w:val="20"/>
            </w:rPr>
          </w:rPrChange>
        </w:rPr>
      </w:pPr>
      <w:ins w:author="Valerie Nguyen" w:id="0" w:date="2026-04-30T21:53:22Z">
        <w:r w:rsidDel="00000000" w:rsidR="00000000" w:rsidRPr="00000000">
          <w:rPr>
            <w:rtl w:val="0"/>
            <w:rPrChange w:author="Valerie Nguyen" w:id="1" w:date="2026-04-30T21:53:22Z">
              <w:rPr>
                <w:b w:val="1"/>
                <w:bCs w:val="1"/>
                <w:sz w:val="20"/>
                <w:szCs w:val="20"/>
              </w:rPr>
            </w:rPrChange>
          </w:rPr>
          <w:t xml:space="preserve">Data Standardization: If a category in the core data dictionary above is defined differently for other federal and state funds, we define it below. </w:t>
        </w:r>
      </w:ins>
    </w:p>
    <w:p w:rsidR="00000000" w:rsidDel="00000000" w:rsidP="00000000" w:rsidRDefault="00000000" w:rsidRPr="00000000" w14:paraId="00000069">
      <w:pPr>
        <w:rPr>
          <w:ins w:author="Valerie Nguyen" w:id="0" w:date="2026-04-30T21:53:22Z"/>
          <w:rPrChange w:author="Valerie Nguyen" w:id="1" w:date="2026-04-30T21:53:22Z">
            <w:rPr>
              <w:b w:val="1"/>
              <w:bCs w:val="1"/>
              <w:sz w:val="20"/>
              <w:szCs w:val="20"/>
            </w:rPr>
          </w:rPrChange>
        </w:rPr>
      </w:pPr>
      <w:ins w:author="Valerie Nguyen" w:id="0" w:date="2026-04-30T21:53:22Z">
        <w:r w:rsidDel="00000000" w:rsidR="00000000" w:rsidRPr="00000000">
          <w:rPr>
            <w:rtl w:val="0"/>
          </w:rPr>
        </w:r>
      </w:ins>
    </w:p>
    <w:p w:rsidR="00000000" w:rsidDel="00000000" w:rsidP="00000000" w:rsidRDefault="00000000" w:rsidRPr="00000000" w14:paraId="0000006A">
      <w:pPr>
        <w:numPr>
          <w:ilvl w:val="0"/>
          <w:numId w:val="2"/>
        </w:numPr>
        <w:ind w:left="720" w:hanging="360"/>
        <w:rPr>
          <w:ins w:author="Valerie Nguyen" w:id="0" w:date="2026-04-30T21:53:22Z"/>
          <w:b w:val="1"/>
          <w:bCs w:val="1"/>
          <w:sz w:val="20"/>
          <w:szCs w:val="20"/>
        </w:rPr>
      </w:pPr>
      <w:ins w:author="Valerie Nguyen" w:id="0" w:date="2026-04-30T21:53:22Z">
        <w:r w:rsidDel="00000000" w:rsidR="00000000" w:rsidRPr="00000000">
          <w:rPr>
            <w:b w:val="1"/>
            <w:bCs w:val="1"/>
            <w:sz w:val="20"/>
            <w:szCs w:val="20"/>
            <w:rtl w:val="0"/>
            <w:rPrChange w:author="Valerie Nguyen" w:id="1" w:date="2026-04-30T21:53:22Z">
              <w:rPr>
                <w:b w:val="1"/>
                <w:bCs w:val="1"/>
                <w:sz w:val="20"/>
                <w:szCs w:val="20"/>
              </w:rPr>
            </w:rPrChange>
          </w:rPr>
          <w:t xml:space="preserve">Other State or Federal Project Cost:</w:t>
        </w:r>
        <w:r w:rsidDel="00000000" w:rsidR="00000000" w:rsidRPr="00000000">
          <w:rPr>
            <w:sz w:val="20"/>
            <w:szCs w:val="20"/>
            <w:rtl w:val="0"/>
            <w:rPrChange w:author="Valerie Nguyen" w:id="1" w:date="2026-04-30T21:53:22Z">
              <w:rPr>
                <w:b w:val="1"/>
                <w:bCs w:val="1"/>
                <w:sz w:val="20"/>
                <w:szCs w:val="20"/>
              </w:rPr>
            </w:rPrChange>
          </w:rPr>
          <w:t xml:space="preserve"> No Information</w:t>
        </w:r>
      </w:ins>
    </w:p>
    <w:p w:rsidR="00000000" w:rsidDel="00000000" w:rsidP="00000000" w:rsidRDefault="00000000" w:rsidRPr="00000000" w14:paraId="0000006B">
      <w:pPr>
        <w:numPr>
          <w:ilvl w:val="0"/>
          <w:numId w:val="2"/>
        </w:numPr>
        <w:ind w:left="720" w:hanging="360"/>
        <w:rPr>
          <w:ins w:author="Valerie Nguyen" w:id="0" w:date="2026-04-30T21:53:22Z"/>
          <w:b w:val="1"/>
          <w:bCs w:val="1"/>
          <w:sz w:val="20"/>
          <w:szCs w:val="20"/>
        </w:rPr>
      </w:pPr>
      <w:ins w:author="Valerie Nguyen" w:id="0" w:date="2026-04-30T21:53:22Z">
        <w:r w:rsidDel="00000000" w:rsidR="00000000" w:rsidRPr="00000000">
          <w:rPr>
            <w:b w:val="1"/>
            <w:bCs w:val="1"/>
            <w:sz w:val="20"/>
            <w:szCs w:val="20"/>
            <w:rtl w:val="0"/>
            <w:rPrChange w:author="Valerie Nguyen" w:id="1" w:date="2026-04-30T21:53:22Z">
              <w:rPr>
                <w:b w:val="1"/>
                <w:bCs w:val="1"/>
                <w:sz w:val="20"/>
                <w:szCs w:val="20"/>
              </w:rPr>
            </w:rPrChange>
          </w:rPr>
          <w:t xml:space="preserve">Other State or Federal Requested Amount: </w:t>
        </w:r>
        <w:r w:rsidDel="00000000" w:rsidR="00000000" w:rsidRPr="00000000">
          <w:rPr>
            <w:sz w:val="20"/>
            <w:szCs w:val="20"/>
            <w:rtl w:val="0"/>
            <w:rPrChange w:author="Valerie Nguyen" w:id="1" w:date="2026-04-30T21:53:22Z">
              <w:rPr>
                <w:b w:val="1"/>
                <w:bCs w:val="1"/>
                <w:sz w:val="20"/>
                <w:szCs w:val="20"/>
              </w:rPr>
            </w:rPrChange>
          </w:rPr>
          <w:t xml:space="preserve">No Information</w:t>
        </w:r>
      </w:ins>
    </w:p>
    <w:p w:rsidR="00000000" w:rsidDel="00000000" w:rsidP="00000000" w:rsidRDefault="00000000" w:rsidRPr="00000000" w14:paraId="0000006C">
      <w:pPr>
        <w:numPr>
          <w:ilvl w:val="0"/>
          <w:numId w:val="2"/>
        </w:numPr>
        <w:ind w:left="720" w:hanging="360"/>
        <w:rPr>
          <w:ins w:author="Valerie Nguyen" w:id="0" w:date="2026-04-30T21:53:22Z"/>
          <w:rFonts w:ascii="Calibri" w:cs="Calibri" w:eastAsia="Calibri" w:hAnsi="Calibri"/>
          <w:b w:val="1"/>
          <w:bCs w:val="1"/>
          <w:sz w:val="20"/>
          <w:szCs w:val="20"/>
        </w:rPr>
      </w:pPr>
      <w:ins w:author="Valerie Nguyen" w:id="0" w:date="2026-04-30T21:53:22Z">
        <w:r w:rsidDel="00000000" w:rsidR="00000000" w:rsidRPr="00000000">
          <w:rPr>
            <w:b w:val="1"/>
            <w:bCs w:val="1"/>
            <w:sz w:val="20"/>
            <w:szCs w:val="20"/>
            <w:rtl w:val="0"/>
            <w:rPrChange w:author="Valerie Nguyen" w:id="1" w:date="2026-04-30T21:53:22Z">
              <w:rPr>
                <w:b w:val="1"/>
                <w:bCs w:val="1"/>
                <w:sz w:val="20"/>
                <w:szCs w:val="20"/>
              </w:rPr>
            </w:rPrChange>
          </w:rPr>
          <w:t xml:space="preserve">Other State or Federal Funding Amount: </w:t>
        </w:r>
        <w:r w:rsidDel="00000000" w:rsidR="00000000" w:rsidRPr="00000000">
          <w:rPr>
            <w:sz w:val="20"/>
            <w:szCs w:val="20"/>
            <w:rtl w:val="0"/>
            <w:rPrChange w:author="Valerie Nguyen" w:id="1" w:date="2026-04-30T21:53:22Z">
              <w:rPr>
                <w:b w:val="1"/>
                <w:bCs w:val="1"/>
                <w:sz w:val="20"/>
                <w:szCs w:val="20"/>
              </w:rPr>
            </w:rPrChange>
          </w:rPr>
          <w:t xml:space="preserve">No Information</w:t>
        </w:r>
      </w:ins>
    </w:p>
    <w:p w:rsidR="00000000" w:rsidDel="00000000" w:rsidP="00000000" w:rsidRDefault="00000000" w:rsidRPr="00000000" w14:paraId="0000006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Change w:author="Valerie Nguyen" w:id="1" w:date="2026-04-30T21:53:22Z">
            <w:rPr>
              <w:sz w:val="20"/>
              <w:szCs w:val="20"/>
            </w:rPr>
          </w:rPrChange>
        </w:rPr>
        <w:pPrChange w:author="Valerie Nguyen" w:id="0" w:date="2026-04-30T21:53:22Z">
          <w:pPr>
            <w:ind w:left="0" w:firstLine="0"/>
          </w:pPr>
        </w:pPrChange>
      </w:pPr>
      <w:ins w:author="Valerie Nguyen" w:id="0" w:date="2026-04-30T21:53:22Z">
        <w:r w:rsidDel="00000000" w:rsidR="00000000" w:rsidRPr="00000000">
          <w:rPr>
            <w:b w:val="1"/>
            <w:bCs w:val="1"/>
            <w:sz w:val="20"/>
            <w:szCs w:val="20"/>
            <w:rtl w:val="0"/>
            <w:rPrChange w:author="Valerie Nguyen" w:id="1" w:date="2026-04-30T21:53:22Z">
              <w:rPr>
                <w:b w:val="1"/>
                <w:bCs w:val="1"/>
                <w:sz w:val="20"/>
                <w:szCs w:val="20"/>
              </w:rPr>
            </w:rPrChange>
          </w:rPr>
          <w:t xml:space="preserve">Expecting Other State or Federal Funding?:</w:t>
        </w:r>
        <w:r w:rsidDel="00000000" w:rsidR="00000000" w:rsidRPr="00000000">
          <w:rPr>
            <w:i w:val="1"/>
            <w:iCs w:val="1"/>
            <w:sz w:val="20"/>
            <w:szCs w:val="20"/>
            <w:rtl w:val="0"/>
            <w:rPrChange w:author="Valerie Nguyen" w:id="1" w:date="2026-04-30T21:53:22Z">
              <w:rPr>
                <w:b w:val="1"/>
                <w:bCs w:val="1"/>
                <w:sz w:val="20"/>
                <w:szCs w:val="20"/>
              </w:rPr>
            </w:rPrChange>
          </w:rPr>
          <w:t xml:space="preserve"> </w:t>
        </w:r>
        <w:r w:rsidDel="00000000" w:rsidR="00000000" w:rsidRPr="00000000">
          <w:rPr>
            <w:sz w:val="20"/>
            <w:szCs w:val="20"/>
            <w:rtl w:val="0"/>
            <w:rPrChange w:author="Valerie Nguyen" w:id="1" w:date="2026-04-30T21:53:22Z">
              <w:rPr>
                <w:b w:val="1"/>
                <w:bCs w:val="1"/>
                <w:sz w:val="20"/>
                <w:szCs w:val="20"/>
              </w:rPr>
            </w:rPrChange>
          </w:rPr>
          <w:t xml:space="preserve">No Information</w:t>
        </w:r>
      </w:ins>
      <w:r w:rsidDel="00000000" w:rsidR="00000000" w:rsidRPr="00000000">
        <w:rPr>
          <w:rtl w:val="0"/>
        </w:rPr>
      </w:r>
    </w:p>
    <w:p w:rsidR="00000000" w:rsidDel="00000000" w:rsidP="00000000" w:rsidRDefault="00000000" w:rsidRPr="00000000" w14:paraId="0000006E">
      <w:pPr>
        <w:spacing w:before="200" w:lineRule="auto"/>
        <w:ind w:left="0" w:firstLine="0"/>
        <w:rPr>
          <w:sz w:val="20"/>
          <w:szCs w:val="20"/>
        </w:rPr>
      </w:pPr>
      <w:r w:rsidDel="00000000" w:rsidR="00000000" w:rsidRPr="00000000">
        <w:rPr>
          <w:rtl w:val="0"/>
        </w:rPr>
      </w:r>
    </w:p>
    <w:sectPr>
      <w:headerReference r:id="rId9" w:type="default"/>
      <w:footerReference r:id="rId10"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rie Nguyen" w:id="3" w:date="2026-02-19T23:27:06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IUP: "This IUP lists projects from the 2026 PPL (see Exhibits 5 and 6) and supporting activities MPFA intends to fund in SFY 2026 (July 1, 2025 through June 30, 2026), plus those projects that have requested placement on the DWSRF IUP but rank below the fundable range." This seems to imply that all projects in the Comp PPL, even if they aren't on the Comp lists (which some aren't) are also expecting funding.</w:t>
      </w:r>
    </w:p>
  </w:comment>
  <w:comment w:author="Phil Cork" w:id="0" w:date="2026-04-19T16:04:12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Are these columns not only on the LSL list? I'm unclear how this applies to projects on Gen/EC or Not Fundable lists.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danielle@policyinnovation.org_</w:t>
      </w:r>
    </w:p>
  </w:comment>
  <w:comment w:author="Valerie Nguyen" w:id="1" w:date="2026-02-19T23:01:46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Lists, "Total Project Cost" has a footnote: "Estimated total project costs per the request to be placed on the IUP." Should we count this value as requested amount then for this year?</w:t>
      </w:r>
    </w:p>
  </w:comment>
  <w:comment w:author="Danielle Goshen" w:id="2" w:date="2026-04-17T20:14:59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follow up but I still think that it's total project cost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left"/>
      <w:rPr>
        <w:sz w:val="16"/>
        <w:szCs w:val="16"/>
      </w:rPr>
    </w:pPr>
    <w:r w:rsidDel="00000000" w:rsidR="00000000" w:rsidRPr="00000000">
      <w:rPr>
        <w:rtl w:val="0"/>
      </w:rPr>
    </w:r>
  </w:p>
  <w:p w:rsidR="00000000" w:rsidDel="00000000" w:rsidP="00000000" w:rsidRDefault="00000000" w:rsidRPr="00000000" w14:paraId="00000072">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VX7WNZSnEywi3qE0m7RTiW5D4fh-etut/view?usp=drive_link" TargetMode="External"/><Relationship Id="rId8" Type="http://schemas.openxmlformats.org/officeDocument/2006/relationships/hyperlink" Target="mailto:prcork@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