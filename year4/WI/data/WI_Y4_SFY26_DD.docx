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320" w:lineRule="auto"/>
        <w:rPr>
          <w:color w:val="434343"/>
        </w:rPr>
      </w:pPr>
      <w:bookmarkStart w:colFirst="0" w:colLast="0" w:name="_bm7yeafxku1v" w:id="0"/>
      <w:bookmarkEnd w:id="0"/>
      <w:r w:rsidDel="00000000" w:rsidR="00000000" w:rsidRPr="00000000">
        <w:rPr>
          <w:color w:val="434343"/>
          <w:sz w:val="28"/>
          <w:szCs w:val="28"/>
          <w:rtl w:val="0"/>
        </w:rPr>
        <w:t xml:space="preserve">Wisconsin Data Dictionary - Year 4 [</w:t>
      </w:r>
      <w:r w:rsidDel="00000000" w:rsidR="00000000" w:rsidRPr="00000000">
        <w:rPr>
          <w:color w:val="ff0000"/>
          <w:sz w:val="28"/>
          <w:szCs w:val="28"/>
          <w:rtl w:val="0"/>
        </w:rPr>
        <w:t xml:space="preserve">Updates in progress</w:t>
      </w:r>
      <w:r w:rsidDel="00000000" w:rsidR="00000000" w:rsidRPr="00000000">
        <w:rPr>
          <w:color w:val="434343"/>
          <w:sz w:val="28"/>
          <w:szCs w:val="28"/>
          <w:rtl w:val="0"/>
        </w:rPr>
        <w:t xml:space="preserve">] </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Last updated: 3/13/2026 (VN); DG reviewed and sent back to Valerie 4/14/2026; DG approved 4/22/2026</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3"/>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3"/>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3"/>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3"/>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3"/>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3"/>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ind w:left="1440" w:firstLine="0"/>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SFY2026 has been collected:</w:t>
      </w:r>
    </w:p>
    <w:p w:rsidR="00000000" w:rsidDel="00000000" w:rsidP="00000000" w:rsidRDefault="00000000" w:rsidRPr="00000000" w14:paraId="0000001A">
      <w:pPr>
        <w:numPr>
          <w:ilvl w:val="0"/>
          <w:numId w:val="2"/>
        </w:numPr>
        <w:ind w:left="720" w:hanging="360"/>
        <w:rPr>
          <w:sz w:val="20"/>
          <w:szCs w:val="20"/>
        </w:rPr>
      </w:pPr>
      <w:hyperlink r:id="rId7">
        <w:r w:rsidDel="00000000" w:rsidR="00000000" w:rsidRPr="00000000">
          <w:rPr>
            <w:color w:val="1155cc"/>
            <w:sz w:val="20"/>
            <w:szCs w:val="20"/>
            <w:u w:val="single"/>
            <w:rtl w:val="0"/>
          </w:rPr>
          <w:t xml:space="preserve">STATE OF WISCONSIN SAFE DRINKING WATER LOAN PROGRAM INTENDED USE PLAN</w:t>
        </w:r>
      </w:hyperlink>
      <w:r w:rsidDel="00000000" w:rsidR="00000000" w:rsidRPr="00000000">
        <w:rPr>
          <w:sz w:val="20"/>
          <w:szCs w:val="20"/>
          <w:rtl w:val="0"/>
        </w:rPr>
        <w:t xml:space="preserve">, Amended, January 2026 (SFY26 Comprehensive IUP)</w:t>
      </w:r>
    </w:p>
    <w:p w:rsidR="00000000" w:rsidDel="00000000" w:rsidP="00000000" w:rsidRDefault="00000000" w:rsidRPr="00000000" w14:paraId="0000001B">
      <w:pPr>
        <w:numPr>
          <w:ilvl w:val="1"/>
          <w:numId w:val="2"/>
        </w:numPr>
        <w:ind w:left="1440" w:hanging="360"/>
        <w:rPr>
          <w:sz w:val="20"/>
          <w:szCs w:val="20"/>
          <w:u w:val="none"/>
        </w:rPr>
      </w:pPr>
      <w:r w:rsidDel="00000000" w:rsidR="00000000" w:rsidRPr="00000000">
        <w:rPr>
          <w:sz w:val="20"/>
          <w:szCs w:val="20"/>
          <w:rtl w:val="0"/>
        </w:rPr>
        <w:t xml:space="preserve">Note to Maria: I don’t think the LSL fundable projects are included on the Comprehensive IUP, make sure that all projects on the fundable lists also appear on the comprehensive list </w:t>
      </w:r>
      <w:r w:rsidDel="00000000" w:rsidR="00000000" w:rsidRPr="00000000">
        <w:rPr>
          <w:rtl w:val="0"/>
        </w:rPr>
      </w:r>
    </w:p>
    <w:p w:rsidR="00000000" w:rsidDel="00000000" w:rsidP="00000000" w:rsidRDefault="00000000" w:rsidRPr="00000000" w14:paraId="0000001C">
      <w:pPr>
        <w:numPr>
          <w:ilvl w:val="0"/>
          <w:numId w:val="2"/>
        </w:numPr>
        <w:ind w:left="720" w:hanging="360"/>
        <w:rPr>
          <w:sz w:val="20"/>
          <w:szCs w:val="20"/>
        </w:rPr>
      </w:pPr>
      <w:hyperlink r:id="rId8">
        <w:r w:rsidDel="00000000" w:rsidR="00000000" w:rsidRPr="00000000">
          <w:rPr>
            <w:color w:val="1155cc"/>
            <w:sz w:val="20"/>
            <w:szCs w:val="20"/>
            <w:u w:val="single"/>
            <w:rtl w:val="0"/>
          </w:rPr>
          <w:t xml:space="preserve">Safe Drinking Water Loan Program - State Fiscal Year 2026 Project Priority List (PPL)</w:t>
        </w:r>
      </w:hyperlink>
      <w:r w:rsidDel="00000000" w:rsidR="00000000" w:rsidRPr="00000000">
        <w:rPr>
          <w:sz w:val="20"/>
          <w:szCs w:val="20"/>
          <w:rtl w:val="0"/>
        </w:rPr>
        <w:t xml:space="preserve">, Final, May 2025 (</w:t>
      </w:r>
      <w:r w:rsidDel="00000000" w:rsidR="00000000" w:rsidRPr="00000000">
        <w:rPr>
          <w:sz w:val="20"/>
          <w:szCs w:val="20"/>
          <w:rtl w:val="0"/>
        </w:rPr>
        <w:t xml:space="preserve">SFY26 General and EC Comprehensive List )</w:t>
      </w:r>
      <w:r w:rsidDel="00000000" w:rsidR="00000000" w:rsidRPr="00000000">
        <w:rPr>
          <w:rtl w:val="0"/>
        </w:rPr>
      </w:r>
    </w:p>
    <w:p w:rsidR="00000000" w:rsidDel="00000000" w:rsidP="00000000" w:rsidRDefault="00000000" w:rsidRPr="00000000" w14:paraId="0000001D">
      <w:pPr>
        <w:numPr>
          <w:ilvl w:val="1"/>
          <w:numId w:val="2"/>
        </w:numPr>
        <w:ind w:left="144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1E">
      <w:pPr>
        <w:numPr>
          <w:ilvl w:val="1"/>
          <w:numId w:val="2"/>
        </w:numPr>
        <w:ind w:left="144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1F">
      <w:pPr>
        <w:numPr>
          <w:ilvl w:val="1"/>
          <w:numId w:val="2"/>
        </w:numPr>
        <w:ind w:left="1440" w:hanging="360"/>
        <w:rPr>
          <w:sz w:val="20"/>
          <w:szCs w:val="20"/>
        </w:rPr>
      </w:pPr>
      <w:r w:rsidDel="00000000" w:rsidR="00000000" w:rsidRPr="00000000">
        <w:rPr>
          <w:sz w:val="20"/>
          <w:szCs w:val="20"/>
          <w:rtl w:val="0"/>
        </w:rPr>
        <w:t xml:space="preserve">Eligibility Undetermined - Insufficient information was submitted to determine project eligibility for SDWLP funding.  Refer to the comments within the PERF for an explanation., PDF p. 12-13 (SFY26 Not Fundable List)</w:t>
      </w:r>
    </w:p>
    <w:p w:rsidR="00000000" w:rsidDel="00000000" w:rsidP="00000000" w:rsidRDefault="00000000" w:rsidRPr="00000000" w14:paraId="00000020">
      <w:pPr>
        <w:numPr>
          <w:ilvl w:val="2"/>
          <w:numId w:val="2"/>
        </w:numPr>
        <w:ind w:left="216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21">
      <w:pPr>
        <w:numPr>
          <w:ilvl w:val="2"/>
          <w:numId w:val="2"/>
        </w:numPr>
        <w:ind w:left="216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22">
      <w:pPr>
        <w:numPr>
          <w:ilvl w:val="2"/>
          <w:numId w:val="2"/>
        </w:numPr>
        <w:ind w:left="2160" w:hanging="360"/>
        <w:rPr>
          <w:sz w:val="20"/>
          <w:szCs w:val="20"/>
          <w:u w:val="none"/>
        </w:rPr>
      </w:pPr>
      <w:r w:rsidDel="00000000" w:rsidR="00000000" w:rsidRPr="00000000">
        <w:rPr>
          <w:sz w:val="20"/>
          <w:szCs w:val="20"/>
          <w:rtl w:val="0"/>
        </w:rPr>
        <w:t xml:space="preserve">Note to Maria, these projects </w:t>
      </w:r>
      <w:r w:rsidDel="00000000" w:rsidR="00000000" w:rsidRPr="00000000">
        <w:rPr>
          <w:sz w:val="20"/>
          <w:szCs w:val="20"/>
          <w:u w:val="single"/>
          <w:rtl w:val="0"/>
        </w:rPr>
        <w:t xml:space="preserve">should be</w:t>
      </w:r>
      <w:r w:rsidDel="00000000" w:rsidR="00000000" w:rsidRPr="00000000">
        <w:rPr>
          <w:sz w:val="20"/>
          <w:szCs w:val="20"/>
          <w:rtl w:val="0"/>
        </w:rPr>
        <w:t xml:space="preserve"> </w:t>
      </w:r>
      <w:r w:rsidDel="00000000" w:rsidR="00000000" w:rsidRPr="00000000">
        <w:rPr>
          <w:sz w:val="20"/>
          <w:szCs w:val="20"/>
          <w:rtl w:val="0"/>
        </w:rPr>
        <w:t xml:space="preserve">considered part of the comprehensive list as they essentially haven’t shown administrative completeness yet</w:t>
      </w:r>
    </w:p>
    <w:p w:rsidR="00000000" w:rsidDel="00000000" w:rsidP="00000000" w:rsidRDefault="00000000" w:rsidRPr="00000000" w14:paraId="00000023">
      <w:pPr>
        <w:numPr>
          <w:ilvl w:val="1"/>
          <w:numId w:val="2"/>
        </w:numPr>
        <w:ind w:left="1440" w:hanging="360"/>
        <w:rPr>
          <w:sz w:val="20"/>
          <w:szCs w:val="20"/>
        </w:rPr>
      </w:pPr>
      <w:r w:rsidDel="00000000" w:rsidR="00000000" w:rsidRPr="00000000">
        <w:rPr>
          <w:sz w:val="20"/>
          <w:szCs w:val="20"/>
          <w:rtl w:val="0"/>
        </w:rPr>
        <w:t xml:space="preserve">Ineligible projects.  Refer to the comments within the PERF for an explanation., PDF p. 13-14 (SFY26 Not Eligible List)</w:t>
      </w:r>
    </w:p>
    <w:p w:rsidR="00000000" w:rsidDel="00000000" w:rsidP="00000000" w:rsidRDefault="00000000" w:rsidRPr="00000000" w14:paraId="00000024">
      <w:pPr>
        <w:numPr>
          <w:ilvl w:val="2"/>
          <w:numId w:val="2"/>
        </w:numPr>
        <w:ind w:left="2160" w:hanging="360"/>
        <w:rPr>
          <w:sz w:val="20"/>
          <w:szCs w:val="20"/>
          <w:u w:val="none"/>
        </w:rPr>
      </w:pPr>
      <w:commentRangeStart w:id="0"/>
      <w:commentRangeStart w:id="1"/>
      <w:r w:rsidDel="00000000" w:rsidR="00000000" w:rsidRPr="00000000">
        <w:rPr>
          <w:sz w:val="20"/>
          <w:szCs w:val="20"/>
          <w:rtl w:val="0"/>
        </w:rPr>
        <w:t xml:space="preserve">Note to Maria, these projects </w:t>
      </w:r>
      <w:r w:rsidDel="00000000" w:rsidR="00000000" w:rsidRPr="00000000">
        <w:rPr>
          <w:sz w:val="20"/>
          <w:szCs w:val="20"/>
          <w:u w:val="single"/>
          <w:rtl w:val="0"/>
        </w:rPr>
        <w:t xml:space="preserve">should NOT</w:t>
      </w:r>
      <w:r w:rsidDel="00000000" w:rsidR="00000000" w:rsidRPr="00000000">
        <w:rPr>
          <w:sz w:val="20"/>
          <w:szCs w:val="20"/>
          <w:rtl w:val="0"/>
        </w:rPr>
        <w:t xml:space="preserve"> be considered part of the comprehensive lists </w:t>
      </w:r>
      <w:commentRangeEnd w:id="0"/>
      <w:r w:rsidDel="00000000" w:rsidR="00000000" w:rsidRPr="00000000">
        <w:commentReference w:id="0"/>
      </w:r>
      <w:commentRangeEnd w:id="1"/>
      <w:r w:rsidDel="00000000" w:rsidR="00000000" w:rsidRPr="00000000">
        <w:commentReference w:id="1"/>
      </w:r>
      <w:r w:rsidDel="00000000" w:rsidR="00000000" w:rsidRPr="00000000">
        <w:rPr>
          <w:sz w:val="20"/>
          <w:szCs w:val="20"/>
          <w:rtl w:val="0"/>
        </w:rPr>
        <w:t xml:space="preserve">or fundable lists</w:t>
      </w:r>
    </w:p>
    <w:p w:rsidR="00000000" w:rsidDel="00000000" w:rsidP="00000000" w:rsidRDefault="00000000" w:rsidRPr="00000000" w14:paraId="00000025">
      <w:pPr>
        <w:numPr>
          <w:ilvl w:val="0"/>
          <w:numId w:val="2"/>
        </w:numPr>
        <w:ind w:left="720" w:hanging="360"/>
        <w:rPr>
          <w:sz w:val="20"/>
          <w:szCs w:val="20"/>
          <w:u w:val="none"/>
        </w:rPr>
      </w:pPr>
      <w:hyperlink r:id="rId9">
        <w:r w:rsidDel="00000000" w:rsidR="00000000" w:rsidRPr="00000000">
          <w:rPr>
            <w:color w:val="1155cc"/>
            <w:sz w:val="20"/>
            <w:szCs w:val="20"/>
            <w:u w:val="single"/>
            <w:rtl w:val="0"/>
          </w:rPr>
          <w:t xml:space="preserve">SDWLP SFY 2026 FINAL FUNDING LIST</w:t>
        </w:r>
      </w:hyperlink>
      <w:r w:rsidDel="00000000" w:rsidR="00000000" w:rsidRPr="00000000">
        <w:rPr>
          <w:sz w:val="20"/>
          <w:szCs w:val="20"/>
          <w:rtl w:val="0"/>
        </w:rPr>
        <w:t xml:space="preserve">, Amended, December 2025 (SFY26 General and EC Fundable List )</w:t>
      </w:r>
    </w:p>
    <w:p w:rsidR="00000000" w:rsidDel="00000000" w:rsidP="00000000" w:rsidRDefault="00000000" w:rsidRPr="00000000" w14:paraId="00000026">
      <w:pPr>
        <w:numPr>
          <w:ilvl w:val="1"/>
          <w:numId w:val="2"/>
        </w:numPr>
        <w:ind w:left="1440" w:hanging="360"/>
        <w:rPr>
          <w:sz w:val="20"/>
          <w:szCs w:val="20"/>
          <w:u w:val="none"/>
        </w:rPr>
      </w:pPr>
      <w:commentRangeStart w:id="2"/>
      <w:r w:rsidDel="00000000" w:rsidR="00000000" w:rsidRPr="00000000">
        <w:rPr>
          <w:sz w:val="20"/>
          <w:szCs w:val="20"/>
          <w:rtl w:val="0"/>
        </w:rPr>
        <w:t xml:space="preserve">PDF p. 1-2 (SFY26 General Fundable List)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numPr>
          <w:ilvl w:val="2"/>
          <w:numId w:val="2"/>
        </w:numPr>
        <w:ind w:left="216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28">
      <w:pPr>
        <w:numPr>
          <w:ilvl w:val="2"/>
          <w:numId w:val="2"/>
        </w:numPr>
        <w:ind w:left="216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29">
      <w:pPr>
        <w:numPr>
          <w:ilvl w:val="1"/>
          <w:numId w:val="2"/>
        </w:numPr>
        <w:ind w:left="1440" w:hanging="360"/>
        <w:rPr>
          <w:sz w:val="20"/>
          <w:szCs w:val="20"/>
          <w:u w:val="none"/>
        </w:rPr>
      </w:pPr>
      <w:r w:rsidDel="00000000" w:rsidR="00000000" w:rsidRPr="00000000">
        <w:rPr>
          <w:sz w:val="20"/>
          <w:szCs w:val="20"/>
          <w:rtl w:val="0"/>
        </w:rPr>
        <w:t xml:space="preserve">PDF p. 3 (SFY26 EC Fundable list)</w:t>
      </w:r>
    </w:p>
    <w:p w:rsidR="00000000" w:rsidDel="00000000" w:rsidP="00000000" w:rsidRDefault="00000000" w:rsidRPr="00000000" w14:paraId="0000002A">
      <w:pPr>
        <w:numPr>
          <w:ilvl w:val="2"/>
          <w:numId w:val="2"/>
        </w:numPr>
        <w:ind w:left="216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2B">
      <w:pPr>
        <w:numPr>
          <w:ilvl w:val="2"/>
          <w:numId w:val="2"/>
        </w:numPr>
        <w:ind w:left="216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2C">
      <w:pPr>
        <w:numPr>
          <w:ilvl w:val="2"/>
          <w:numId w:val="2"/>
        </w:numPr>
        <w:ind w:left="2160" w:hanging="360"/>
        <w:rPr>
          <w:sz w:val="20"/>
          <w:szCs w:val="20"/>
          <w:u w:val="none"/>
        </w:rPr>
      </w:pPr>
      <w:r w:rsidDel="00000000" w:rsidR="00000000" w:rsidRPr="00000000">
        <w:rPr>
          <w:sz w:val="20"/>
          <w:szCs w:val="20"/>
          <w:rtl w:val="0"/>
        </w:rPr>
        <w:t xml:space="preserve">Note to Maria, I think all projects </w:t>
      </w:r>
      <w:r w:rsidDel="00000000" w:rsidR="00000000" w:rsidRPr="00000000">
        <w:rPr>
          <w:sz w:val="20"/>
          <w:szCs w:val="20"/>
          <w:rtl w:val="0"/>
        </w:rPr>
        <w:t xml:space="preserve">on the EC Fundable List</w:t>
      </w:r>
      <w:r w:rsidDel="00000000" w:rsidR="00000000" w:rsidRPr="00000000">
        <w:rPr>
          <w:sz w:val="20"/>
          <w:szCs w:val="20"/>
          <w:rtl w:val="0"/>
        </w:rPr>
        <w:t xml:space="preserve"> are also on the General Fundable List, but the EC fundable list has more information </w:t>
      </w:r>
    </w:p>
    <w:p w:rsidR="00000000" w:rsidDel="00000000" w:rsidP="00000000" w:rsidRDefault="00000000" w:rsidRPr="00000000" w14:paraId="0000002D">
      <w:pPr>
        <w:numPr>
          <w:ilvl w:val="0"/>
          <w:numId w:val="2"/>
        </w:numPr>
        <w:ind w:left="720" w:hanging="360"/>
        <w:rPr>
          <w:sz w:val="20"/>
          <w:szCs w:val="20"/>
        </w:rPr>
      </w:pPr>
      <w:hyperlink r:id="rId10">
        <w:r w:rsidDel="00000000" w:rsidR="00000000" w:rsidRPr="00000000">
          <w:rPr>
            <w:color w:val="1155cc"/>
            <w:sz w:val="20"/>
            <w:szCs w:val="20"/>
            <w:u w:val="single"/>
            <w:rtl w:val="0"/>
          </w:rPr>
          <w:t xml:space="preserve">SFY 2026 Lead Service Line Replacement Program Funding List</w:t>
        </w:r>
      </w:hyperlink>
      <w:r w:rsidDel="00000000" w:rsidR="00000000" w:rsidRPr="00000000">
        <w:rPr>
          <w:sz w:val="20"/>
          <w:szCs w:val="20"/>
          <w:rtl w:val="0"/>
        </w:rPr>
        <w:t xml:space="preserve">, Final, December 2025 (SFY26 LSL Fundable List)</w:t>
      </w:r>
    </w:p>
    <w:p w:rsidR="00000000" w:rsidDel="00000000" w:rsidP="00000000" w:rsidRDefault="00000000" w:rsidRPr="00000000" w14:paraId="0000002E">
      <w:pPr>
        <w:numPr>
          <w:ilvl w:val="1"/>
          <w:numId w:val="2"/>
        </w:numPr>
        <w:ind w:left="144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2F">
      <w:pPr>
        <w:numPr>
          <w:ilvl w:val="1"/>
          <w:numId w:val="2"/>
        </w:numPr>
        <w:ind w:left="144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30">
      <w:pPr>
        <w:numPr>
          <w:ilvl w:val="0"/>
          <w:numId w:val="2"/>
        </w:numPr>
        <w:ind w:left="720" w:hanging="360"/>
        <w:rPr>
          <w:sz w:val="20"/>
          <w:szCs w:val="20"/>
          <w:u w:val="none"/>
        </w:rPr>
      </w:pPr>
      <w:hyperlink r:id="rId11">
        <w:r w:rsidDel="00000000" w:rsidR="00000000" w:rsidRPr="00000000">
          <w:rPr>
            <w:color w:val="1155cc"/>
            <w:sz w:val="20"/>
            <w:szCs w:val="20"/>
            <w:u w:val="single"/>
            <w:rtl w:val="0"/>
          </w:rPr>
          <w:t xml:space="preserve">SFY 2026 BIL- Lead Service Line ITA List,</w:t>
        </w:r>
      </w:hyperlink>
      <w:r w:rsidDel="00000000" w:rsidR="00000000" w:rsidRPr="00000000">
        <w:rPr>
          <w:sz w:val="20"/>
          <w:szCs w:val="20"/>
          <w:rtl w:val="0"/>
        </w:rPr>
        <w:t xml:space="preserve"> June 12, 2025 (SFY26 LSL Comprehensive List)</w:t>
      </w:r>
      <w:r w:rsidDel="00000000" w:rsidR="00000000" w:rsidRPr="00000000">
        <w:rPr>
          <w:rtl w:val="0"/>
        </w:rPr>
      </w:r>
    </w:p>
    <w:p w:rsidR="00000000" w:rsidDel="00000000" w:rsidP="00000000" w:rsidRDefault="00000000" w:rsidRPr="00000000" w14:paraId="00000031">
      <w:pPr>
        <w:numPr>
          <w:ilvl w:val="1"/>
          <w:numId w:val="2"/>
        </w:numPr>
        <w:ind w:left="144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32">
      <w:pPr>
        <w:numPr>
          <w:ilvl w:val="1"/>
          <w:numId w:val="2"/>
        </w:numPr>
        <w:ind w:left="144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33">
      <w:pPr>
        <w:numPr>
          <w:ilvl w:val="0"/>
          <w:numId w:val="2"/>
        </w:numPr>
        <w:ind w:left="720" w:hanging="360"/>
        <w:rPr>
          <w:sz w:val="20"/>
          <w:szCs w:val="20"/>
          <w:u w:val="none"/>
        </w:rPr>
      </w:pPr>
      <w:hyperlink r:id="rId12">
        <w:r w:rsidDel="00000000" w:rsidR="00000000" w:rsidRPr="00000000">
          <w:rPr>
            <w:color w:val="1155cc"/>
            <w:sz w:val="20"/>
            <w:szCs w:val="20"/>
            <w:u w:val="single"/>
            <w:rtl w:val="0"/>
          </w:rPr>
          <w:t xml:space="preserve">Safe Drinking Water Loan Program-- Emerging Contaminants Projects State Fiscal Year 2026 Project Priority List (PPL)</w:t>
        </w:r>
      </w:hyperlink>
      <w:r w:rsidDel="00000000" w:rsidR="00000000" w:rsidRPr="00000000">
        <w:rPr>
          <w:sz w:val="20"/>
          <w:szCs w:val="20"/>
          <w:rtl w:val="0"/>
        </w:rPr>
        <w:t xml:space="preserve">, Final, June 2025 (SFY26 EC Comprehensive List)</w:t>
      </w:r>
    </w:p>
    <w:p w:rsidR="00000000" w:rsidDel="00000000" w:rsidP="00000000" w:rsidRDefault="00000000" w:rsidRPr="00000000" w14:paraId="00000034">
      <w:pPr>
        <w:numPr>
          <w:ilvl w:val="1"/>
          <w:numId w:val="2"/>
        </w:numPr>
        <w:ind w:left="144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35">
      <w:pPr>
        <w:numPr>
          <w:ilvl w:val="1"/>
          <w:numId w:val="2"/>
        </w:numPr>
        <w:ind w:left="144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36">
      <w:pPr>
        <w:numPr>
          <w:ilvl w:val="1"/>
          <w:numId w:val="2"/>
        </w:numPr>
        <w:ind w:left="1440" w:hanging="360"/>
        <w:rPr>
          <w:sz w:val="20"/>
          <w:szCs w:val="20"/>
          <w:u w:val="none"/>
        </w:rPr>
      </w:pPr>
      <w:r w:rsidDel="00000000" w:rsidR="00000000" w:rsidRPr="00000000">
        <w:rPr>
          <w:sz w:val="20"/>
          <w:szCs w:val="20"/>
          <w:rtl w:val="0"/>
        </w:rPr>
        <w:t xml:space="preserve">Note: This may be a subset of the General and EC Comprehensive list, and may not be needed in analysis, let’s just make sure any projects on this list not included on the comprehensive list are represented on the General and EC Comprehensive List</w:t>
      </w: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color w:val="1155cc"/>
          <w:sz w:val="20"/>
          <w:szCs w:val="20"/>
          <w:u w:val="single"/>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3A">
      <w:pPr>
        <w:rPr>
          <w:sz w:val="20"/>
          <w:szCs w:val="20"/>
        </w:rPr>
      </w:pPr>
      <w:r w:rsidDel="00000000" w:rsidR="00000000" w:rsidRPr="00000000">
        <w:rPr>
          <w:sz w:val="20"/>
          <w:szCs w:val="20"/>
          <w:rtl w:val="0"/>
        </w:rPr>
        <w:t xml:space="preserve"> </w:t>
      </w:r>
    </w:p>
    <w:p w:rsidR="00000000" w:rsidDel="00000000" w:rsidP="00000000" w:rsidRDefault="00000000" w:rsidRPr="00000000" w14:paraId="0000003B">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Municipality</w:t>
      </w:r>
      <w:r w:rsidDel="00000000" w:rsidR="00000000" w:rsidRPr="00000000">
        <w:rPr>
          <w:rtl w:val="0"/>
        </w:rPr>
      </w:r>
    </w:p>
    <w:p w:rsidR="00000000" w:rsidDel="00000000" w:rsidP="00000000" w:rsidRDefault="00000000" w:rsidRPr="00000000" w14:paraId="0000003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No Information </w:t>
      </w:r>
      <w:r w:rsidDel="00000000" w:rsidR="00000000" w:rsidRPr="00000000">
        <w:rPr>
          <w:rtl w:val="0"/>
        </w:rPr>
      </w:r>
    </w:p>
    <w:p w:rsidR="00000000" w:rsidDel="00000000" w:rsidP="00000000" w:rsidRDefault="00000000" w:rsidRPr="00000000" w14:paraId="0000003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p>
    <w:p w:rsidR="00000000" w:rsidDel="00000000" w:rsidP="00000000" w:rsidRDefault="00000000" w:rsidRPr="00000000" w14:paraId="0000003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p>
    <w:p w:rsidR="00000000" w:rsidDel="00000000" w:rsidP="00000000" w:rsidRDefault="00000000" w:rsidRPr="00000000" w14:paraId="0000003F">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General and EC Comprehensive List, General and EC Fundable List, SFY26 EC Comprehensive List, and LSL Comprehensive List, and SFY26 Not Fundable List: </w:t>
      </w:r>
      <w:r w:rsidDel="00000000" w:rsidR="00000000" w:rsidRPr="00000000">
        <w:rPr>
          <w:i w:val="1"/>
          <w:iCs w:val="1"/>
          <w:sz w:val="20"/>
          <w:szCs w:val="20"/>
          <w:rtl w:val="0"/>
        </w:rPr>
        <w:t xml:space="preserve">Project Number</w:t>
      </w:r>
    </w:p>
    <w:p w:rsidR="00000000" w:rsidDel="00000000" w:rsidP="00000000" w:rsidRDefault="00000000" w:rsidRPr="00000000" w14:paraId="00000040">
      <w:pPr>
        <w:numPr>
          <w:ilvl w:val="1"/>
          <w:numId w:val="1"/>
        </w:numPr>
        <w:ind w:left="1440" w:hanging="360"/>
        <w:rPr>
          <w:sz w:val="20"/>
          <w:szCs w:val="20"/>
        </w:rPr>
      </w:pPr>
      <w:r w:rsidDel="00000000" w:rsidR="00000000" w:rsidRPr="00000000">
        <w:rPr>
          <w:sz w:val="20"/>
          <w:szCs w:val="20"/>
          <w:rtl w:val="0"/>
        </w:rPr>
        <w:t xml:space="preserve">SFY26 LSL Fundable List: </w:t>
      </w:r>
      <w:r w:rsidDel="00000000" w:rsidR="00000000" w:rsidRPr="00000000">
        <w:rPr>
          <w:i w:val="1"/>
          <w:iCs w:val="1"/>
          <w:sz w:val="20"/>
          <w:szCs w:val="20"/>
          <w:rtl w:val="0"/>
        </w:rPr>
        <w:t xml:space="preserve">Project #</w:t>
      </w:r>
    </w:p>
    <w:p w:rsidR="00000000" w:rsidDel="00000000" w:rsidP="00000000" w:rsidRDefault="00000000" w:rsidRPr="00000000" w14:paraId="00000041">
      <w:pPr>
        <w:numPr>
          <w:ilvl w:val="0"/>
          <w:numId w:val="1"/>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42">
      <w:pPr>
        <w:numPr>
          <w:ilvl w:val="0"/>
          <w:numId w:val="1"/>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43">
      <w:pPr>
        <w:numPr>
          <w:ilvl w:val="1"/>
          <w:numId w:val="1"/>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44">
      <w:pPr>
        <w:numPr>
          <w:ilvl w:val="2"/>
          <w:numId w:val="1"/>
        </w:numPr>
        <w:ind w:left="2160" w:hanging="360"/>
        <w:rPr>
          <w:sz w:val="20"/>
          <w:szCs w:val="20"/>
        </w:rPr>
      </w:pPr>
      <w:r w:rsidDel="00000000" w:rsidR="00000000" w:rsidRPr="00000000">
        <w:rPr>
          <w:sz w:val="20"/>
          <w:szCs w:val="20"/>
          <w:rtl w:val="0"/>
        </w:rPr>
        <w:t xml:space="preserve">All projects on the SFY26 General and EC Comprehensive List and SFY26 General and EC Fundable List that are not lead or EC projects are general projects</w:t>
      </w:r>
    </w:p>
    <w:p w:rsidR="00000000" w:rsidDel="00000000" w:rsidP="00000000" w:rsidRDefault="00000000" w:rsidRPr="00000000" w14:paraId="00000045">
      <w:pPr>
        <w:numPr>
          <w:ilvl w:val="1"/>
          <w:numId w:val="1"/>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46">
      <w:pPr>
        <w:numPr>
          <w:ilvl w:val="2"/>
          <w:numId w:val="1"/>
        </w:numPr>
        <w:ind w:left="2160" w:hanging="360"/>
        <w:rPr>
          <w:sz w:val="20"/>
          <w:szCs w:val="20"/>
        </w:rPr>
      </w:pPr>
      <w:r w:rsidDel="00000000" w:rsidR="00000000" w:rsidRPr="00000000">
        <w:rPr>
          <w:sz w:val="20"/>
          <w:szCs w:val="20"/>
          <w:rtl w:val="0"/>
        </w:rPr>
        <w:t xml:space="preserve">Projects on the SFY26 General and EC Comprehensive List, and SFY26 General and EC Funding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r w:rsidDel="00000000" w:rsidR="00000000" w:rsidRPr="00000000">
        <w:rPr>
          <w:rtl w:val="0"/>
        </w:rPr>
      </w:r>
    </w:p>
    <w:p w:rsidR="00000000" w:rsidDel="00000000" w:rsidP="00000000" w:rsidRDefault="00000000" w:rsidRPr="00000000" w14:paraId="00000047">
      <w:pPr>
        <w:numPr>
          <w:ilvl w:val="2"/>
          <w:numId w:val="1"/>
        </w:numPr>
        <w:ind w:left="2160" w:hanging="360"/>
        <w:rPr>
          <w:sz w:val="20"/>
          <w:szCs w:val="20"/>
        </w:rPr>
      </w:pPr>
      <w:r w:rsidDel="00000000" w:rsidR="00000000" w:rsidRPr="00000000">
        <w:rPr>
          <w:sz w:val="20"/>
          <w:szCs w:val="20"/>
          <w:rtl w:val="0"/>
        </w:rPr>
        <w:t xml:space="preserve">Projects on the SFY26 LSL Fundable List, and SFY26 LSL Comprehensive List </w:t>
      </w:r>
    </w:p>
    <w:p w:rsidR="00000000" w:rsidDel="00000000" w:rsidP="00000000" w:rsidRDefault="00000000" w:rsidRPr="00000000" w14:paraId="00000048">
      <w:pPr>
        <w:numPr>
          <w:ilvl w:val="1"/>
          <w:numId w:val="1"/>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49">
      <w:pPr>
        <w:numPr>
          <w:ilvl w:val="2"/>
          <w:numId w:val="1"/>
        </w:numPr>
        <w:ind w:left="2160" w:hanging="360"/>
        <w:rPr>
          <w:sz w:val="20"/>
          <w:szCs w:val="20"/>
        </w:rPr>
      </w:pPr>
      <w:r w:rsidDel="00000000" w:rsidR="00000000" w:rsidRPr="00000000">
        <w:rPr>
          <w:sz w:val="20"/>
          <w:szCs w:val="20"/>
          <w:rtl w:val="0"/>
        </w:rPr>
        <w:t xml:space="preserve">Projects on the SFY26 General and EC Comprehensive List and SFY26 General and EC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w:t>
      </w:r>
    </w:p>
    <w:p w:rsidR="00000000" w:rsidDel="00000000" w:rsidP="00000000" w:rsidRDefault="00000000" w:rsidRPr="00000000" w14:paraId="0000004A">
      <w:pPr>
        <w:numPr>
          <w:ilvl w:val="2"/>
          <w:numId w:val="1"/>
        </w:numPr>
        <w:ind w:left="2160" w:hanging="360"/>
        <w:rPr>
          <w:sz w:val="20"/>
          <w:szCs w:val="20"/>
          <w:u w:val="none"/>
        </w:rPr>
      </w:pPr>
      <w:r w:rsidDel="00000000" w:rsidR="00000000" w:rsidRPr="00000000">
        <w:rPr>
          <w:sz w:val="20"/>
          <w:szCs w:val="20"/>
          <w:rtl w:val="0"/>
        </w:rPr>
        <w:t xml:space="preserve">Projects on the SFY26 General and EC Comprehensive List and SFY26 General and EC Fundable List with </w:t>
      </w:r>
      <w:r w:rsidDel="00000000" w:rsidR="00000000" w:rsidRPr="00000000">
        <w:rPr>
          <w:i w:val="1"/>
          <w:iCs w:val="1"/>
          <w:sz w:val="20"/>
          <w:szCs w:val="20"/>
          <w:rtl w:val="0"/>
        </w:rPr>
        <w:t xml:space="preserve">(EC1)</w:t>
      </w:r>
      <w:r w:rsidDel="00000000" w:rsidR="00000000" w:rsidRPr="00000000">
        <w:rPr>
          <w:sz w:val="20"/>
          <w:szCs w:val="20"/>
          <w:rtl w:val="0"/>
        </w:rPr>
        <w:t xml:space="preserve"> or </w:t>
      </w:r>
      <w:r w:rsidDel="00000000" w:rsidR="00000000" w:rsidRPr="00000000">
        <w:rPr>
          <w:i w:val="1"/>
          <w:iCs w:val="1"/>
          <w:sz w:val="20"/>
          <w:szCs w:val="20"/>
          <w:rtl w:val="0"/>
        </w:rPr>
        <w:t xml:space="preserve">(EC2) </w:t>
      </w:r>
      <w:r w:rsidDel="00000000" w:rsidR="00000000" w:rsidRPr="00000000">
        <w:rPr>
          <w:sz w:val="20"/>
          <w:szCs w:val="20"/>
          <w:rtl w:val="0"/>
        </w:rPr>
        <w:t xml:space="preserve">at the end of “Project Description”</w:t>
      </w:r>
    </w:p>
    <w:p w:rsidR="00000000" w:rsidDel="00000000" w:rsidP="00000000" w:rsidRDefault="00000000" w:rsidRPr="00000000" w14:paraId="0000004B">
      <w:pPr>
        <w:numPr>
          <w:ilvl w:val="2"/>
          <w:numId w:val="1"/>
        </w:numPr>
        <w:ind w:left="2160" w:hanging="360"/>
        <w:rPr>
          <w:sz w:val="20"/>
          <w:szCs w:val="20"/>
          <w:u w:val="none"/>
        </w:rPr>
      </w:pPr>
      <w:r w:rsidDel="00000000" w:rsidR="00000000" w:rsidRPr="00000000">
        <w:rPr>
          <w:sz w:val="20"/>
          <w:szCs w:val="20"/>
          <w:rtl w:val="0"/>
        </w:rPr>
        <w:t xml:space="preserve">Projects on the SFY26 EC Comprehensive List and SFY26 EC Fundable list</w:t>
      </w:r>
    </w:p>
    <w:p w:rsidR="00000000" w:rsidDel="00000000" w:rsidP="00000000" w:rsidRDefault="00000000" w:rsidRPr="00000000" w14:paraId="0000004C">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rtl w:val="0"/>
        </w:rPr>
      </w:r>
    </w:p>
    <w:p w:rsidR="00000000" w:rsidDel="00000000" w:rsidP="00000000" w:rsidRDefault="00000000" w:rsidRPr="00000000" w14:paraId="0000004D">
      <w:pPr>
        <w:numPr>
          <w:ilvl w:val="1"/>
          <w:numId w:val="1"/>
        </w:numPr>
        <w:ind w:left="1440" w:hanging="360"/>
        <w:rPr>
          <w:sz w:val="20"/>
          <w:szCs w:val="20"/>
        </w:rPr>
      </w:pPr>
      <w:r w:rsidDel="00000000" w:rsidR="00000000" w:rsidRPr="00000000">
        <w:rPr>
          <w:sz w:val="20"/>
          <w:szCs w:val="20"/>
          <w:rtl w:val="0"/>
        </w:rPr>
        <w:t xml:space="preserve">SFY26 General and EC Comprehensive List, SFY26 Not Fundable List, SFY26 EC Comprehensive List, and SFY26 LSL Comprehensive List: </w:t>
      </w:r>
      <w:r w:rsidDel="00000000" w:rsidR="00000000" w:rsidRPr="00000000">
        <w:rPr>
          <w:i w:val="1"/>
          <w:iCs w:val="1"/>
          <w:sz w:val="20"/>
          <w:szCs w:val="20"/>
          <w:rtl w:val="0"/>
        </w:rPr>
        <w:t xml:space="preserve">Estimated Project Cost</w:t>
      </w:r>
      <w:r w:rsidDel="00000000" w:rsidR="00000000" w:rsidRPr="00000000">
        <w:rPr>
          <w:rtl w:val="0"/>
        </w:rPr>
      </w:r>
    </w:p>
    <w:p w:rsidR="00000000" w:rsidDel="00000000" w:rsidP="00000000" w:rsidRDefault="00000000" w:rsidRPr="00000000" w14:paraId="0000004E">
      <w:pPr>
        <w:numPr>
          <w:ilvl w:val="1"/>
          <w:numId w:val="1"/>
        </w:numPr>
        <w:ind w:left="1440" w:hanging="360"/>
        <w:rPr>
          <w:sz w:val="20"/>
          <w:szCs w:val="20"/>
        </w:rPr>
      </w:pPr>
      <w:r w:rsidDel="00000000" w:rsidR="00000000" w:rsidRPr="00000000">
        <w:rPr>
          <w:sz w:val="20"/>
          <w:szCs w:val="20"/>
          <w:rtl w:val="0"/>
        </w:rPr>
        <w:t xml:space="preserve">SFY26 LSL Fundable List and SFY26 General and EC Fundable List: No Information</w:t>
      </w:r>
    </w:p>
    <w:p w:rsidR="00000000" w:rsidDel="00000000" w:rsidP="00000000" w:rsidRDefault="00000000" w:rsidRPr="00000000" w14:paraId="0000004F">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50">
      <w:pPr>
        <w:numPr>
          <w:ilvl w:val="1"/>
          <w:numId w:val="1"/>
        </w:numPr>
        <w:ind w:left="1440" w:hanging="360"/>
        <w:rPr>
          <w:b w:val="1"/>
          <w:bCs w:val="1"/>
          <w:sz w:val="20"/>
          <w:szCs w:val="20"/>
        </w:rPr>
      </w:pPr>
      <w:r w:rsidDel="00000000" w:rsidR="00000000" w:rsidRPr="00000000">
        <w:rPr>
          <w:sz w:val="20"/>
          <w:szCs w:val="20"/>
          <w:rtl w:val="0"/>
        </w:rPr>
        <w:t xml:space="preserve">SFY26 General and EC Comprehensive List, SFY26 Not Fundable List, SFY26 EC Comprehensive List, and SFY26 LSL Comprehensive List: No Information</w:t>
      </w:r>
    </w:p>
    <w:p w:rsidR="00000000" w:rsidDel="00000000" w:rsidP="00000000" w:rsidRDefault="00000000" w:rsidRPr="00000000" w14:paraId="00000051">
      <w:pPr>
        <w:numPr>
          <w:ilvl w:val="1"/>
          <w:numId w:val="1"/>
        </w:numPr>
        <w:ind w:left="1440" w:hanging="360"/>
        <w:rPr>
          <w:sz w:val="20"/>
          <w:szCs w:val="20"/>
        </w:rPr>
      </w:pPr>
      <w:r w:rsidDel="00000000" w:rsidR="00000000" w:rsidRPr="00000000">
        <w:rPr>
          <w:sz w:val="20"/>
          <w:szCs w:val="20"/>
          <w:rtl w:val="0"/>
        </w:rPr>
        <w:t xml:space="preserve">SFY26 LSL Fundable List: </w:t>
      </w:r>
      <w:r w:rsidDel="00000000" w:rsidR="00000000" w:rsidRPr="00000000">
        <w:rPr>
          <w:i w:val="1"/>
          <w:iCs w:val="1"/>
          <w:sz w:val="20"/>
          <w:szCs w:val="20"/>
          <w:rtl w:val="0"/>
        </w:rPr>
        <w:t xml:space="preserve">Requested Costs</w:t>
      </w:r>
    </w:p>
    <w:p w:rsidR="00000000" w:rsidDel="00000000" w:rsidP="00000000" w:rsidRDefault="00000000" w:rsidRPr="00000000" w14:paraId="00000052">
      <w:pPr>
        <w:numPr>
          <w:ilvl w:val="1"/>
          <w:numId w:val="1"/>
        </w:numPr>
        <w:ind w:left="1440" w:hanging="360"/>
        <w:rPr>
          <w:sz w:val="20"/>
          <w:szCs w:val="20"/>
        </w:rPr>
      </w:pPr>
      <w:r w:rsidDel="00000000" w:rsidR="00000000" w:rsidRPr="00000000">
        <w:rPr>
          <w:sz w:val="20"/>
          <w:szCs w:val="20"/>
          <w:rtl w:val="0"/>
        </w:rPr>
        <w:t xml:space="preserve">SFY26 General and EC Fundable List: </w:t>
      </w:r>
      <w:r w:rsidDel="00000000" w:rsidR="00000000" w:rsidRPr="00000000">
        <w:rPr>
          <w:i w:val="1"/>
          <w:iCs w:val="1"/>
          <w:sz w:val="20"/>
          <w:szCs w:val="20"/>
          <w:rtl w:val="0"/>
        </w:rPr>
        <w:t xml:space="preserve">Requested Project Costs</w:t>
      </w:r>
    </w:p>
    <w:p w:rsidR="00000000" w:rsidDel="00000000" w:rsidP="00000000" w:rsidRDefault="00000000" w:rsidRPr="00000000" w14:paraId="00000053">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p>
    <w:p w:rsidR="00000000" w:rsidDel="00000000" w:rsidP="00000000" w:rsidRDefault="00000000" w:rsidRPr="00000000" w14:paraId="00000054">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LSL Fundable List: </w:t>
      </w:r>
      <w:r w:rsidDel="00000000" w:rsidR="00000000" w:rsidRPr="00000000">
        <w:rPr>
          <w:i w:val="1"/>
          <w:iCs w:val="1"/>
          <w:sz w:val="20"/>
          <w:szCs w:val="20"/>
          <w:rtl w:val="0"/>
        </w:rPr>
        <w:t xml:space="preserve">Total Funding Allocated</w:t>
      </w:r>
      <w:r w:rsidDel="00000000" w:rsidR="00000000" w:rsidRPr="00000000">
        <w:rPr>
          <w:rtl w:val="0"/>
        </w:rPr>
      </w:r>
    </w:p>
    <w:p w:rsidR="00000000" w:rsidDel="00000000" w:rsidP="00000000" w:rsidRDefault="00000000" w:rsidRPr="00000000" w14:paraId="00000055">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General and EC Fundable List: Sum of </w:t>
      </w:r>
      <w:r w:rsidDel="00000000" w:rsidR="00000000" w:rsidRPr="00000000">
        <w:rPr>
          <w:i w:val="1"/>
          <w:iCs w:val="1"/>
          <w:sz w:val="20"/>
          <w:szCs w:val="20"/>
          <w:rtl w:val="0"/>
        </w:rPr>
        <w:t xml:space="preserve">Estimated Loan Amount</w:t>
      </w:r>
      <w:r w:rsidDel="00000000" w:rsidR="00000000" w:rsidRPr="00000000">
        <w:rPr>
          <w:sz w:val="20"/>
          <w:szCs w:val="20"/>
          <w:rtl w:val="0"/>
        </w:rPr>
        <w:t xml:space="preserve"> and </w:t>
      </w:r>
      <w:r w:rsidDel="00000000" w:rsidR="00000000" w:rsidRPr="00000000">
        <w:rPr>
          <w:i w:val="1"/>
          <w:iCs w:val="1"/>
          <w:sz w:val="20"/>
          <w:szCs w:val="20"/>
          <w:rtl w:val="0"/>
        </w:rPr>
        <w:t xml:space="preserve">Total Estimated PF </w:t>
      </w:r>
    </w:p>
    <w:p w:rsidR="00000000" w:rsidDel="00000000" w:rsidP="00000000" w:rsidRDefault="00000000" w:rsidRPr="00000000" w14:paraId="00000056">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p>
    <w:p w:rsidR="00000000" w:rsidDel="00000000" w:rsidP="00000000" w:rsidRDefault="00000000" w:rsidRPr="00000000" w14:paraId="00000057">
      <w:pPr>
        <w:numPr>
          <w:ilvl w:val="1"/>
          <w:numId w:val="1"/>
        </w:numPr>
        <w:ind w:left="1440" w:hanging="360"/>
        <w:rPr>
          <w:sz w:val="20"/>
          <w:szCs w:val="20"/>
        </w:rPr>
      </w:pPr>
      <w:r w:rsidDel="00000000" w:rsidR="00000000" w:rsidRPr="00000000">
        <w:rPr>
          <w:sz w:val="20"/>
          <w:szCs w:val="20"/>
          <w:rtl w:val="0"/>
        </w:rPr>
        <w:t xml:space="preserve">SFY26 LSL Fundable List: </w:t>
      </w:r>
      <w:r w:rsidDel="00000000" w:rsidR="00000000" w:rsidRPr="00000000">
        <w:rPr>
          <w:i w:val="1"/>
          <w:iCs w:val="1"/>
          <w:sz w:val="20"/>
          <w:szCs w:val="20"/>
          <w:rtl w:val="0"/>
        </w:rPr>
        <w:t xml:space="preserve">Total PF Allocated</w:t>
      </w:r>
    </w:p>
    <w:p w:rsidR="00000000" w:rsidDel="00000000" w:rsidP="00000000" w:rsidRDefault="00000000" w:rsidRPr="00000000" w14:paraId="00000058">
      <w:pPr>
        <w:numPr>
          <w:ilvl w:val="1"/>
          <w:numId w:val="1"/>
        </w:numPr>
        <w:ind w:left="1440" w:hanging="360"/>
        <w:rPr>
          <w:sz w:val="20"/>
          <w:szCs w:val="20"/>
        </w:rPr>
      </w:pPr>
      <w:r w:rsidDel="00000000" w:rsidR="00000000" w:rsidRPr="00000000">
        <w:rPr>
          <w:sz w:val="20"/>
          <w:szCs w:val="20"/>
          <w:rtl w:val="0"/>
        </w:rPr>
        <w:t xml:space="preserve">SFY26 General and EC Fundable List: </w:t>
      </w:r>
      <w:r w:rsidDel="00000000" w:rsidR="00000000" w:rsidRPr="00000000">
        <w:rPr>
          <w:i w:val="1"/>
          <w:iCs w:val="1"/>
          <w:sz w:val="20"/>
          <w:szCs w:val="20"/>
          <w:rtl w:val="0"/>
        </w:rPr>
        <w:t xml:space="preserve">Total Estimated planPF</w:t>
      </w:r>
    </w:p>
    <w:p w:rsidR="00000000" w:rsidDel="00000000" w:rsidP="00000000" w:rsidRDefault="00000000" w:rsidRPr="00000000" w14:paraId="00000059">
      <w:pPr>
        <w:numPr>
          <w:ilvl w:val="0"/>
          <w:numId w:val="1"/>
        </w:numPr>
        <w:ind w:left="720" w:hanging="360"/>
        <w:rPr>
          <w:i w:val="1"/>
          <w:i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5A">
      <w:pPr>
        <w:numPr>
          <w:ilvl w:val="1"/>
          <w:numId w:val="1"/>
        </w:numPr>
        <w:ind w:left="1440" w:hanging="360"/>
        <w:rPr>
          <w:i w:val="1"/>
          <w:iCs w:val="1"/>
          <w:sz w:val="20"/>
          <w:szCs w:val="20"/>
        </w:rPr>
      </w:pPr>
      <w:r w:rsidDel="00000000" w:rsidR="00000000" w:rsidRPr="00000000">
        <w:rPr>
          <w:sz w:val="20"/>
          <w:szCs w:val="20"/>
          <w:rtl w:val="0"/>
        </w:rPr>
        <w:t xml:space="preserve">SFY26 General and EC Comprehensive List, SFY26 Not Fundable List, SFY26 EC Comprehensive List, SFY26 LSL Fundable List, and SFY26 LSL Comprehensive List: No Information</w:t>
      </w:r>
    </w:p>
    <w:p w:rsidR="00000000" w:rsidDel="00000000" w:rsidP="00000000" w:rsidRDefault="00000000" w:rsidRPr="00000000" w14:paraId="0000005B">
      <w:pPr>
        <w:numPr>
          <w:ilvl w:val="1"/>
          <w:numId w:val="1"/>
        </w:numPr>
        <w:ind w:left="1440" w:hanging="360"/>
        <w:rPr>
          <w:sz w:val="20"/>
          <w:szCs w:val="20"/>
        </w:rPr>
      </w:pPr>
      <w:r w:rsidDel="00000000" w:rsidR="00000000" w:rsidRPr="00000000">
        <w:rPr>
          <w:sz w:val="20"/>
          <w:szCs w:val="20"/>
          <w:rtl w:val="0"/>
        </w:rPr>
        <w:t xml:space="preserve">SFY26 General and EC Fundable List: </w:t>
      </w:r>
      <w:r w:rsidDel="00000000" w:rsidR="00000000" w:rsidRPr="00000000">
        <w:rPr>
          <w:i w:val="1"/>
          <w:iCs w:val="1"/>
          <w:sz w:val="20"/>
          <w:szCs w:val="20"/>
          <w:rtl w:val="0"/>
        </w:rPr>
        <w:t xml:space="preserve">Population</w:t>
      </w:r>
      <w:r w:rsidDel="00000000" w:rsidR="00000000" w:rsidRPr="00000000">
        <w:rPr>
          <w:rtl w:val="0"/>
        </w:rPr>
      </w:r>
    </w:p>
    <w:p w:rsidR="00000000" w:rsidDel="00000000" w:rsidP="00000000" w:rsidRDefault="00000000" w:rsidRPr="00000000" w14:paraId="0000005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p>
    <w:p w:rsidR="00000000" w:rsidDel="00000000" w:rsidP="00000000" w:rsidRDefault="00000000" w:rsidRPr="00000000" w14:paraId="0000005D">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SFY26 General and EC Comprehensive List, SFY26 EC Comprehensive List, SFY26 General and EC Fundable List, and SFY26 LSL Comprehensive List: </w:t>
      </w:r>
      <w:r w:rsidDel="00000000" w:rsidR="00000000" w:rsidRPr="00000000">
        <w:rPr>
          <w:i w:val="1"/>
          <w:iCs w:val="1"/>
          <w:sz w:val="20"/>
          <w:szCs w:val="20"/>
          <w:rtl w:val="0"/>
        </w:rPr>
        <w:t xml:space="preserve">Project Description</w:t>
      </w:r>
      <w:r w:rsidDel="00000000" w:rsidR="00000000" w:rsidRPr="00000000">
        <w:rPr>
          <w:rtl w:val="0"/>
        </w:rPr>
      </w:r>
    </w:p>
    <w:p w:rsidR="00000000" w:rsidDel="00000000" w:rsidP="00000000" w:rsidRDefault="00000000" w:rsidRPr="00000000" w14:paraId="0000005E">
      <w:pPr>
        <w:numPr>
          <w:ilvl w:val="1"/>
          <w:numId w:val="1"/>
        </w:numPr>
        <w:ind w:left="1440" w:hanging="360"/>
        <w:rPr>
          <w:sz w:val="20"/>
          <w:szCs w:val="20"/>
        </w:rPr>
      </w:pPr>
      <w:r w:rsidDel="00000000" w:rsidR="00000000" w:rsidRPr="00000000">
        <w:rPr>
          <w:sz w:val="20"/>
          <w:szCs w:val="20"/>
          <w:rtl w:val="0"/>
        </w:rPr>
        <w:t xml:space="preserve">SFY26 LSL Fundable List: No Information</w:t>
      </w:r>
    </w:p>
    <w:p w:rsidR="00000000" w:rsidDel="00000000" w:rsidP="00000000" w:rsidRDefault="00000000" w:rsidRPr="00000000" w14:paraId="0000005F">
      <w:pPr>
        <w:numPr>
          <w:ilvl w:val="0"/>
          <w:numId w:val="1"/>
        </w:numPr>
        <w:ind w:left="720" w:hanging="360"/>
        <w:rPr>
          <w:rFonts w:ascii="Calibri" w:cs="Calibri" w:eastAsia="Calibri" w:hAnsi="Calibri"/>
          <w:b w:val="1"/>
          <w:bCs w:val="1"/>
          <w:sz w:val="20"/>
          <w:szCs w:val="20"/>
        </w:rPr>
      </w:pPr>
      <w:commentRangeStart w:id="3"/>
      <w:commentRangeStart w:id="4"/>
      <w:r w:rsidDel="00000000" w:rsidR="00000000" w:rsidRPr="00000000">
        <w:rPr>
          <w:b w:val="1"/>
          <w:bCs w:val="1"/>
          <w:sz w:val="20"/>
          <w:szCs w:val="20"/>
          <w:rtl w:val="0"/>
        </w:rPr>
        <w:t xml:space="preserve">Disadvantaged:</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0">
      <w:pPr>
        <w:numPr>
          <w:ilvl w:val="1"/>
          <w:numId w:val="1"/>
        </w:numPr>
        <w:ind w:left="1440" w:hanging="360"/>
        <w:rPr>
          <w:ins w:author="Valerie Nguyen" w:id="0" w:date="2026-04-22T21:04:19Z"/>
          <w:sz w:val="20"/>
          <w:szCs w:val="20"/>
        </w:rPr>
      </w:pPr>
      <w:r w:rsidDel="00000000" w:rsidR="00000000" w:rsidRPr="00000000">
        <w:rPr>
          <w:sz w:val="20"/>
          <w:szCs w:val="20"/>
          <w:rtl w:val="0"/>
        </w:rPr>
        <w:t xml:space="preserve">SFY26 General and EC Comprehensive List, SFY26 Not Fundable List, SFY26 EC Comprehensive List, and SFY26 LSL Comprehensive List: No Information</w:t>
      </w:r>
      <w:ins w:author="Valerie Nguyen" w:id="0" w:date="2026-04-22T21:04:19Z">
        <w:commentRangeStart w:id="5"/>
        <w:r w:rsidDel="00000000" w:rsidR="00000000" w:rsidRPr="00000000">
          <w:rPr>
            <w:rtl w:val="0"/>
          </w:rPr>
        </w:r>
      </w:ins>
    </w:p>
    <w:p w:rsidR="00000000" w:rsidDel="00000000" w:rsidP="00000000" w:rsidRDefault="00000000" w:rsidRPr="00000000" w14:paraId="00000061">
      <w:pPr>
        <w:numPr>
          <w:ilvl w:val="1"/>
          <w:numId w:val="1"/>
        </w:numPr>
        <w:ind w:left="1440" w:hanging="360"/>
        <w:rPr>
          <w:ins w:author="Valerie Nguyen" w:id="0" w:date="2026-04-22T21:04:19Z"/>
          <w:sz w:val="20"/>
          <w:szCs w:val="20"/>
        </w:rPr>
      </w:pPr>
      <w:ins w:author="Valerie Nguyen" w:id="0" w:date="2026-04-22T21:04:19Z">
        <w:commentRangeStart w:id="5"/>
        <w:commentRangeEnd w:id="5"/>
        <w:r w:rsidDel="00000000" w:rsidR="00000000" w:rsidRPr="00000000">
          <w:commentReference w:id="5"/>
        </w:r>
        <w:r w:rsidDel="00000000" w:rsidR="00000000" w:rsidRPr="00000000">
          <w:rPr>
            <w:sz w:val="20"/>
            <w:szCs w:val="20"/>
            <w:rtl w:val="0"/>
            <w:rPrChange w:author="Valerie Nguyen" w:id="1" w:date="2026-04-22T21:04:19Z">
              <w:rPr>
                <w:sz w:val="20"/>
                <w:szCs w:val="20"/>
              </w:rPr>
            </w:rPrChange>
          </w:rPr>
          <w:t xml:space="preserve">SFY26 LSL Fundable List: All projects with a value &gt; 0% in </w:t>
        </w:r>
        <w:r w:rsidDel="00000000" w:rsidR="00000000" w:rsidRPr="00000000">
          <w:rPr>
            <w:i w:val="1"/>
            <w:iCs w:val="1"/>
            <w:sz w:val="20"/>
            <w:szCs w:val="20"/>
            <w:rtl w:val="0"/>
            <w:rPrChange w:author="Valerie Nguyen" w:id="1" w:date="2026-04-22T21:04:19Z">
              <w:rPr>
                <w:sz w:val="20"/>
                <w:szCs w:val="20"/>
              </w:rPr>
            </w:rPrChange>
          </w:rPr>
          <w:t xml:space="preserve">Private Side PF %</w:t>
        </w:r>
      </w:ins>
    </w:p>
    <w:p w:rsidR="00000000" w:rsidDel="00000000" w:rsidP="00000000" w:rsidRDefault="00000000" w:rsidRPr="00000000" w14:paraId="00000062">
      <w:pPr>
        <w:numPr>
          <w:ilvl w:val="2"/>
          <w:numId w:val="1"/>
        </w:numPr>
        <w:ind w:left="2160" w:hanging="360"/>
        <w:rPr>
          <w:sz w:val="20"/>
          <w:szCs w:val="20"/>
          <w:rPrChange w:author="Valerie Nguyen" w:id="1" w:date="2026-04-22T21:04:19Z">
            <w:rPr>
              <w:sz w:val="20"/>
              <w:szCs w:val="20"/>
            </w:rPr>
          </w:rPrChange>
        </w:rPr>
        <w:pPrChange w:author="Valerie Nguyen" w:id="0" w:date="2026-04-22T21:04:19Z">
          <w:pPr>
            <w:numPr>
              <w:ilvl w:val="1"/>
              <w:numId w:val="1"/>
            </w:numPr>
            <w:ind w:left="1440" w:hanging="360"/>
          </w:pPr>
        </w:pPrChange>
      </w:pPr>
      <w:ins w:author="Valerie Nguyen" w:id="0" w:date="2026-04-22T21:04:19Z">
        <w:r w:rsidDel="00000000" w:rsidR="00000000" w:rsidRPr="00000000">
          <w:rPr>
            <w:sz w:val="20"/>
            <w:szCs w:val="20"/>
            <w:rtl w:val="0"/>
            <w:rPrChange w:author="Valerie Nguyen" w:id="1" w:date="2026-04-22T21:04:19Z">
              <w:rPr>
                <w:sz w:val="20"/>
                <w:szCs w:val="20"/>
              </w:rPr>
            </w:rPrChange>
          </w:rPr>
          <w:t xml:space="preserve">All projects with value = 0% in </w:t>
        </w:r>
        <w:r w:rsidDel="00000000" w:rsidR="00000000" w:rsidRPr="00000000">
          <w:rPr>
            <w:i w:val="1"/>
            <w:iCs w:val="1"/>
            <w:sz w:val="20"/>
            <w:szCs w:val="20"/>
            <w:rtl w:val="0"/>
            <w:rPrChange w:author="Valerie Nguyen" w:id="1" w:date="2026-04-22T21:04:19Z">
              <w:rPr>
                <w:sz w:val="20"/>
                <w:szCs w:val="20"/>
              </w:rPr>
            </w:rPrChange>
          </w:rPr>
          <w:t xml:space="preserve">Private Side PF %</w:t>
        </w:r>
        <w:r w:rsidDel="00000000" w:rsidR="00000000" w:rsidRPr="00000000">
          <w:rPr>
            <w:sz w:val="20"/>
            <w:szCs w:val="20"/>
            <w:rtl w:val="0"/>
            <w:rPrChange w:author="Valerie Nguyen" w:id="1" w:date="2026-04-22T21:04:19Z">
              <w:rPr>
                <w:sz w:val="20"/>
                <w:szCs w:val="20"/>
              </w:rPr>
            </w:rPrChange>
          </w:rPr>
          <w:t xml:space="preserve">: No Information</w:t>
        </w:r>
      </w:ins>
      <w:r w:rsidDel="00000000" w:rsidR="00000000" w:rsidRPr="00000000">
        <w:rPr>
          <w:rtl w:val="0"/>
        </w:rPr>
      </w:r>
    </w:p>
    <w:p w:rsidR="00000000" w:rsidDel="00000000" w:rsidP="00000000" w:rsidRDefault="00000000" w:rsidRPr="00000000" w14:paraId="00000063">
      <w:pPr>
        <w:numPr>
          <w:ilvl w:val="1"/>
          <w:numId w:val="1"/>
        </w:numPr>
        <w:ind w:left="1440" w:hanging="360"/>
        <w:rPr>
          <w:del w:author="Danielle Goshen" w:id="2" w:date="2026-04-14T21:49:22Z"/>
          <w:sz w:val="20"/>
          <w:szCs w:val="20"/>
          <w:u w:val="none"/>
        </w:rPr>
      </w:pPr>
      <w:del w:author="Danielle Goshen" w:id="2" w:date="2026-04-14T21:49:22Z">
        <w:commentRangeStart w:id="6"/>
        <w:commentRangeStart w:id="7"/>
        <w:r w:rsidDel="00000000" w:rsidR="00000000" w:rsidRPr="00000000">
          <w:rPr>
            <w:sz w:val="20"/>
            <w:szCs w:val="20"/>
            <w:rtl w:val="0"/>
          </w:rPr>
          <w:delText xml:space="preserve">SFY26 EC PPL: No Information</w:delText>
        </w:r>
      </w:del>
    </w:p>
    <w:p w:rsidR="00000000" w:rsidDel="00000000" w:rsidP="00000000" w:rsidRDefault="00000000" w:rsidRPr="00000000" w14:paraId="00000064">
      <w:pPr>
        <w:numPr>
          <w:ilvl w:val="1"/>
          <w:numId w:val="1"/>
        </w:numPr>
        <w:ind w:left="1440" w:hanging="360"/>
        <w:rPr>
          <w:del w:author="Danielle Goshen" w:id="2" w:date="2026-04-14T21:49:22Z"/>
          <w:sz w:val="20"/>
          <w:szCs w:val="20"/>
        </w:rPr>
      </w:pPr>
      <w:del w:author="Danielle Goshen" w:id="2" w:date="2026-04-14T21:49:22Z">
        <w:commentRangeStart w:id="8"/>
        <w:commentRangeStart w:id="9"/>
        <w:commentRangeStart w:id="10"/>
        <w:commentRangeStart w:id="11"/>
        <w:commentRangeStart w:id="12"/>
        <w:commentRangeStart w:id="13"/>
        <w:commentRangeStart w:id="14"/>
        <w:r w:rsidDel="00000000" w:rsidR="00000000" w:rsidRPr="00000000">
          <w:rPr>
            <w:sz w:val="20"/>
            <w:szCs w:val="20"/>
            <w:rtl w:val="0"/>
          </w:rPr>
          <w:delText xml:space="preserve">SFY26 LSL Fundable List: All projects with a value &gt; 0% in </w:delText>
        </w:r>
        <w:r w:rsidDel="00000000" w:rsidR="00000000" w:rsidRPr="00000000">
          <w:rPr>
            <w:i w:val="1"/>
            <w:iCs w:val="1"/>
            <w:sz w:val="20"/>
            <w:szCs w:val="20"/>
            <w:rtl w:val="0"/>
          </w:rPr>
          <w:delText xml:space="preserve">Private Side PF % </w:delText>
        </w:r>
        <w:r w:rsidDel="00000000" w:rsidR="00000000" w:rsidRPr="00000000">
          <w:rPr>
            <w:sz w:val="20"/>
            <w:szCs w:val="20"/>
            <w:rtl w:val="0"/>
          </w:rPr>
          <w:delText xml:space="preserve">or </w:delText>
        </w:r>
        <w:r w:rsidDel="00000000" w:rsidR="00000000" w:rsidRPr="00000000">
          <w:rPr>
            <w:i w:val="1"/>
            <w:iCs w:val="1"/>
            <w:sz w:val="20"/>
            <w:szCs w:val="20"/>
            <w:rtl w:val="0"/>
          </w:rPr>
          <w:delText xml:space="preserve">Remaining Costs PF %</w:delText>
        </w:r>
      </w:del>
    </w:p>
    <w:p w:rsidR="00000000" w:rsidDel="00000000" w:rsidP="00000000" w:rsidRDefault="00000000" w:rsidRPr="00000000" w14:paraId="00000065">
      <w:pPr>
        <w:numPr>
          <w:ilvl w:val="1"/>
          <w:numId w:val="1"/>
        </w:numPr>
        <w:ind w:left="1440" w:hanging="360"/>
        <w:rPr>
          <w:sz w:val="20"/>
          <w:szCs w:val="20"/>
        </w:rPr>
      </w:pPr>
      <w:commentRangeEnd w:id="6"/>
      <w:r w:rsidDel="00000000" w:rsidR="00000000" w:rsidRPr="00000000">
        <w:commentReference w:id="6"/>
      </w:r>
      <w:commentRangeEnd w:id="7"/>
      <w:r w:rsidDel="00000000" w:rsidR="00000000" w:rsidRPr="00000000">
        <w:commentReference w:id="7"/>
      </w:r>
      <w:r w:rsidDel="00000000" w:rsidR="00000000" w:rsidRPr="00000000">
        <w:rPr>
          <w:sz w:val="20"/>
          <w:szCs w:val="20"/>
          <w:rtl w:val="0"/>
        </w:rPr>
        <w:t xml:space="preserve">SFY26 General and EC Fundable List: All projects </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sz w:val="20"/>
          <w:szCs w:val="20"/>
          <w:rtl w:val="0"/>
        </w:rPr>
        <w:t xml:space="preserve">with greater than or equal to 60 points under </w:t>
      </w:r>
      <w:r w:rsidDel="00000000" w:rsidR="00000000" w:rsidRPr="00000000">
        <w:rPr>
          <w:i w:val="1"/>
          <w:iCs w:val="1"/>
          <w:sz w:val="20"/>
          <w:szCs w:val="20"/>
          <w:rtl w:val="0"/>
        </w:rPr>
        <w:t xml:space="preserve">PF Points </w:t>
      </w:r>
      <w:r w:rsidDel="00000000" w:rsidR="00000000" w:rsidRPr="00000000">
        <w:rPr>
          <w:rtl w:val="0"/>
        </w:rPr>
      </w:r>
    </w:p>
    <w:p w:rsidR="00000000" w:rsidDel="00000000" w:rsidP="00000000" w:rsidRDefault="00000000" w:rsidRPr="00000000" w14:paraId="00000066">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p>
    <w:p w:rsidR="00000000" w:rsidDel="00000000" w:rsidP="00000000" w:rsidRDefault="00000000" w:rsidRPr="00000000" w14:paraId="00000067">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68">
      <w:pPr>
        <w:numPr>
          <w:ilvl w:val="1"/>
          <w:numId w:val="1"/>
        </w:numPr>
        <w:ind w:left="1440" w:hanging="360"/>
        <w:rPr>
          <w:i w:val="1"/>
          <w:iCs w:val="1"/>
          <w:sz w:val="20"/>
          <w:szCs w:val="20"/>
        </w:rPr>
      </w:pPr>
      <w:r w:rsidDel="00000000" w:rsidR="00000000" w:rsidRPr="00000000">
        <w:rPr>
          <w:sz w:val="20"/>
          <w:szCs w:val="20"/>
          <w:rtl w:val="0"/>
        </w:rPr>
        <w:t xml:space="preserve">SFY26 General and EC Comprehensive List, and SFY26 EC Comprehensive List: </w:t>
      </w:r>
      <w:r w:rsidDel="00000000" w:rsidR="00000000" w:rsidRPr="00000000">
        <w:rPr>
          <w:i w:val="1"/>
          <w:iCs w:val="1"/>
          <w:sz w:val="20"/>
          <w:szCs w:val="20"/>
          <w:rtl w:val="0"/>
        </w:rPr>
        <w:t xml:space="preserve">Self Score</w:t>
      </w:r>
      <w:r w:rsidDel="00000000" w:rsidR="00000000" w:rsidRPr="00000000">
        <w:rPr>
          <w:i w:val="1"/>
          <w:iCs w:val="1"/>
          <w:sz w:val="20"/>
          <w:szCs w:val="20"/>
          <w:vertAlign w:val="superscript"/>
          <w:rtl w:val="0"/>
        </w:rPr>
        <w:t xml:space="preserve">1</w:t>
      </w:r>
    </w:p>
    <w:p w:rsidR="00000000" w:rsidDel="00000000" w:rsidP="00000000" w:rsidRDefault="00000000" w:rsidRPr="00000000" w14:paraId="00000069">
      <w:pPr>
        <w:numPr>
          <w:ilvl w:val="1"/>
          <w:numId w:val="1"/>
        </w:numPr>
        <w:ind w:left="1440" w:hanging="360"/>
        <w:rPr>
          <w:sz w:val="20"/>
          <w:szCs w:val="20"/>
        </w:rPr>
      </w:pPr>
      <w:r w:rsidDel="00000000" w:rsidR="00000000" w:rsidRPr="00000000">
        <w:rPr>
          <w:sz w:val="20"/>
          <w:szCs w:val="20"/>
          <w:rtl w:val="0"/>
        </w:rPr>
        <w:t xml:space="preserve">SFY26 LSL Fundable List: </w:t>
      </w:r>
      <w:r w:rsidDel="00000000" w:rsidR="00000000" w:rsidRPr="00000000">
        <w:rPr>
          <w:i w:val="1"/>
          <w:iCs w:val="1"/>
          <w:sz w:val="20"/>
          <w:szCs w:val="20"/>
          <w:rtl w:val="0"/>
        </w:rPr>
        <w:t xml:space="preserve">LSL PERF Score</w:t>
      </w:r>
      <w:r w:rsidDel="00000000" w:rsidR="00000000" w:rsidRPr="00000000">
        <w:rPr>
          <w:rtl w:val="0"/>
        </w:rPr>
      </w:r>
    </w:p>
    <w:p w:rsidR="00000000" w:rsidDel="00000000" w:rsidP="00000000" w:rsidRDefault="00000000" w:rsidRPr="00000000" w14:paraId="0000006A">
      <w:pPr>
        <w:numPr>
          <w:ilvl w:val="1"/>
          <w:numId w:val="1"/>
        </w:numPr>
        <w:ind w:left="1440" w:hanging="360"/>
        <w:rPr>
          <w:sz w:val="20"/>
          <w:szCs w:val="20"/>
        </w:rPr>
      </w:pPr>
      <w:r w:rsidDel="00000000" w:rsidR="00000000" w:rsidRPr="00000000">
        <w:rPr>
          <w:sz w:val="20"/>
          <w:szCs w:val="20"/>
          <w:rtl w:val="0"/>
        </w:rPr>
        <w:t xml:space="preserve">SFY26 General and </w:t>
      </w:r>
      <w:commentRangeStart w:id="15"/>
      <w:r w:rsidDel="00000000" w:rsidR="00000000" w:rsidRPr="00000000">
        <w:rPr>
          <w:sz w:val="20"/>
          <w:szCs w:val="20"/>
          <w:rtl w:val="0"/>
        </w:rPr>
        <w:t xml:space="preserve">EC Fundable List:</w:t>
      </w:r>
      <w:commentRangeEnd w:id="15"/>
      <w:r w:rsidDel="00000000" w:rsidR="00000000" w:rsidRPr="00000000">
        <w:commentReference w:id="15"/>
      </w:r>
      <w:r w:rsidDel="00000000" w:rsidR="00000000" w:rsidRPr="00000000">
        <w:rPr>
          <w:sz w:val="20"/>
          <w:szCs w:val="20"/>
          <w:rtl w:val="0"/>
        </w:rPr>
        <w:t xml:space="preserve"> </w:t>
      </w:r>
      <w:r w:rsidDel="00000000" w:rsidR="00000000" w:rsidRPr="00000000">
        <w:rPr>
          <w:i w:val="1"/>
          <w:iCs w:val="1"/>
          <w:sz w:val="20"/>
          <w:szCs w:val="20"/>
          <w:rtl w:val="0"/>
        </w:rPr>
        <w:t xml:space="preserve">Priority Score</w:t>
      </w:r>
    </w:p>
    <w:p w:rsidR="00000000" w:rsidDel="00000000" w:rsidP="00000000" w:rsidRDefault="00000000" w:rsidRPr="00000000" w14:paraId="0000006B">
      <w:pPr>
        <w:numPr>
          <w:ilvl w:val="1"/>
          <w:numId w:val="1"/>
        </w:numPr>
        <w:ind w:left="1440" w:hanging="360"/>
        <w:rPr>
          <w:sz w:val="20"/>
          <w:szCs w:val="20"/>
        </w:rPr>
      </w:pPr>
      <w:r w:rsidDel="00000000" w:rsidR="00000000" w:rsidRPr="00000000">
        <w:rPr>
          <w:sz w:val="20"/>
          <w:szCs w:val="20"/>
          <w:rtl w:val="0"/>
        </w:rPr>
        <w:t xml:space="preserve">SFY26 LSL Comprehensive List and SFY26 Not Fundable List: No information </w:t>
      </w:r>
    </w:p>
    <w:p w:rsidR="00000000" w:rsidDel="00000000" w:rsidP="00000000" w:rsidRDefault="00000000" w:rsidRPr="00000000" w14:paraId="0000006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6D">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w:t>
      </w:r>
    </w:p>
    <w:p w:rsidR="00000000" w:rsidDel="00000000" w:rsidP="00000000" w:rsidRDefault="00000000" w:rsidRPr="00000000" w14:paraId="0000006E">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SFY26 General and EC Fundable List</w:t>
      </w:r>
    </w:p>
    <w:p w:rsidR="00000000" w:rsidDel="00000000" w:rsidP="00000000" w:rsidRDefault="00000000" w:rsidRPr="00000000" w14:paraId="0000006F">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SFY26 LSL Fundable List </w:t>
      </w:r>
    </w:p>
    <w:p w:rsidR="00000000" w:rsidDel="00000000" w:rsidP="00000000" w:rsidRDefault="00000000" w:rsidRPr="00000000" w14:paraId="00000070">
      <w:pPr>
        <w:numPr>
          <w:ilvl w:val="1"/>
          <w:numId w:val="1"/>
        </w:numPr>
        <w:ind w:left="1440" w:hanging="360"/>
        <w:rPr>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w:t>
      </w:r>
    </w:p>
    <w:p w:rsidR="00000000" w:rsidDel="00000000" w:rsidP="00000000" w:rsidRDefault="00000000" w:rsidRPr="00000000" w14:paraId="00000071">
      <w:pPr>
        <w:numPr>
          <w:ilvl w:val="2"/>
          <w:numId w:val="1"/>
        </w:numPr>
        <w:ind w:left="2160" w:hanging="360"/>
        <w:rPr>
          <w:sz w:val="20"/>
          <w:szCs w:val="20"/>
        </w:rPr>
      </w:pPr>
      <w:r w:rsidDel="00000000" w:rsidR="00000000" w:rsidRPr="00000000">
        <w:rPr>
          <w:sz w:val="20"/>
          <w:szCs w:val="20"/>
          <w:rtl w:val="0"/>
        </w:rPr>
        <w:t xml:space="preserve">Projects on the SFY26 Not Fundable List</w:t>
      </w:r>
    </w:p>
    <w:p w:rsidR="00000000" w:rsidDel="00000000" w:rsidP="00000000" w:rsidRDefault="00000000" w:rsidRPr="00000000" w14:paraId="00000072">
      <w:pPr>
        <w:numPr>
          <w:ilvl w:val="2"/>
          <w:numId w:val="1"/>
        </w:numPr>
        <w:ind w:left="2160" w:hanging="360"/>
        <w:rPr>
          <w:sz w:val="20"/>
          <w:szCs w:val="20"/>
        </w:rPr>
      </w:pPr>
      <w:r w:rsidDel="00000000" w:rsidR="00000000" w:rsidRPr="00000000">
        <w:rPr>
          <w:sz w:val="20"/>
          <w:szCs w:val="20"/>
          <w:rtl w:val="0"/>
        </w:rPr>
        <w:t xml:space="preserve">Projects on the SFY26 General and EC Comprehensive List or LSL Comprehensive LIst  that are not on the SFY26 General and EC Fundable List or SFY26 LSL Fundable List</w:t>
      </w:r>
    </w:p>
    <w:p w:rsidR="00000000" w:rsidDel="00000000" w:rsidP="00000000" w:rsidRDefault="00000000" w:rsidRPr="00000000" w14:paraId="00000073">
      <w:pPr>
        <w:numPr>
          <w:ilvl w:val="2"/>
          <w:numId w:val="1"/>
        </w:numPr>
        <w:ind w:left="2160" w:hanging="360"/>
        <w:rPr>
          <w:sz w:val="20"/>
          <w:szCs w:val="20"/>
        </w:rPr>
      </w:pPr>
      <w:r w:rsidDel="00000000" w:rsidR="00000000" w:rsidRPr="00000000">
        <w:rPr>
          <w:sz w:val="20"/>
          <w:szCs w:val="20"/>
          <w:rtl w:val="0"/>
        </w:rPr>
        <w:t xml:space="preserve">Projects on the SFY26 EC Comprehensive List that are not on the SFY26 General and EC Fundable List or SFY26 LSL Funding List</w:t>
      </w:r>
    </w:p>
    <w:p w:rsidR="00000000" w:rsidDel="00000000" w:rsidP="00000000" w:rsidRDefault="00000000" w:rsidRPr="00000000" w14:paraId="00000074">
      <w:pPr>
        <w:pStyle w:val="Heading1"/>
        <w:rPr>
          <w:u w:val="single"/>
        </w:rPr>
      </w:pPr>
      <w:bookmarkStart w:colFirst="0" w:colLast="0" w:name="_shn169mi8cws" w:id="1"/>
      <w:bookmarkEnd w:id="1"/>
      <w:r w:rsidDel="00000000" w:rsidR="00000000" w:rsidRPr="00000000">
        <w:rPr>
          <w:u w:val="single"/>
          <w:rtl w:val="0"/>
        </w:rPr>
        <w:t xml:space="preserve">Other Federal and State Funds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data analyst will generate a subset dataframe to include other federal and state fund (OFSF) information.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secondary dataset will be ancillary to the core dataset and used for additional visualizations. This dataset is stored in a separate file in the main S3 bucket, and it includes all the categories above.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Data Standardization: If a category in the core data dictionary above is defined differently for other federal and state funds, we define it below.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4"/>
        </w:numPr>
        <w:ind w:left="720" w:hanging="360"/>
        <w:rPr>
          <w:b w:val="1"/>
          <w:bCs w:val="1"/>
          <w:sz w:val="20"/>
          <w:szCs w:val="20"/>
        </w:rPr>
      </w:pPr>
      <w:r w:rsidDel="00000000" w:rsidR="00000000" w:rsidRPr="00000000">
        <w:rPr>
          <w:b w:val="1"/>
          <w:bCs w:val="1"/>
          <w:sz w:val="20"/>
          <w:szCs w:val="20"/>
          <w:rtl w:val="0"/>
        </w:rPr>
        <w:t xml:space="preserve">Other State or Federal Project Cost:</w:t>
      </w:r>
      <w:r w:rsidDel="00000000" w:rsidR="00000000" w:rsidRPr="00000000">
        <w:rPr>
          <w:sz w:val="20"/>
          <w:szCs w:val="20"/>
          <w:rtl w:val="0"/>
        </w:rPr>
        <w:t xml:space="preserve"> No Information</w:t>
      </w:r>
    </w:p>
    <w:p w:rsidR="00000000" w:rsidDel="00000000" w:rsidP="00000000" w:rsidRDefault="00000000" w:rsidRPr="00000000" w14:paraId="0000007D">
      <w:pPr>
        <w:numPr>
          <w:ilvl w:val="0"/>
          <w:numId w:val="4"/>
        </w:numPr>
        <w:ind w:left="720" w:hanging="360"/>
        <w:rPr>
          <w:b w:val="1"/>
          <w:bCs w:val="1"/>
          <w:sz w:val="20"/>
          <w:szCs w:val="20"/>
        </w:rPr>
      </w:pPr>
      <w:r w:rsidDel="00000000" w:rsidR="00000000" w:rsidRPr="00000000">
        <w:rPr>
          <w:b w:val="1"/>
          <w:bCs w:val="1"/>
          <w:sz w:val="20"/>
          <w:szCs w:val="20"/>
          <w:rtl w:val="0"/>
        </w:rPr>
        <w:t xml:space="preserve">Other State or Federal Requested Amount: </w:t>
      </w:r>
      <w:r w:rsidDel="00000000" w:rsidR="00000000" w:rsidRPr="00000000">
        <w:rPr>
          <w:sz w:val="20"/>
          <w:szCs w:val="20"/>
          <w:rtl w:val="0"/>
        </w:rPr>
        <w:t xml:space="preserve">No Information</w:t>
      </w:r>
    </w:p>
    <w:p w:rsidR="00000000" w:rsidDel="00000000" w:rsidP="00000000" w:rsidRDefault="00000000" w:rsidRPr="00000000" w14:paraId="0000007E">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Other State or Federal 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7F">
      <w:pPr>
        <w:numPr>
          <w:ilvl w:val="0"/>
          <w:numId w:val="4"/>
        </w:numPr>
        <w:ind w:left="720" w:hanging="360"/>
        <w:rPr>
          <w:sz w:val="20"/>
          <w:szCs w:val="20"/>
        </w:rPr>
      </w:pPr>
      <w:r w:rsidDel="00000000" w:rsidR="00000000" w:rsidRPr="00000000">
        <w:rPr>
          <w:b w:val="1"/>
          <w:bCs w:val="1"/>
          <w:sz w:val="20"/>
          <w:szCs w:val="20"/>
          <w:rtl w:val="0"/>
        </w:rPr>
        <w:t xml:space="preserve">Expecting Other State or Federal Funding?:</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Goshen" w:id="0" w:date="2026-04-16T20:06:53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@janet@policyinnovation.org do you agree?</w:t>
      </w:r>
    </w:p>
  </w:comment>
  <w:comment w:author="Phil Cork" w:id="1" w:date="2026-05-09T17:23:2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Assuming this has been resolved, given it is consistently the case in WI Y0-Y3? Anything different in Y4?</w:t>
      </w:r>
    </w:p>
  </w:comment>
  <w:comment w:author="Phil Cork" w:id="15" w:date="2026-05-09T23:53:45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From my scanning, "priority score" is the only thing different between the EC Fundable List rows and the same projects listed in the General Fundable List. Requested Amount, PF amount, and Funding amount are uniform. Do you want to pull the priority scores from the EC list or just keep the ones in the main General Fundable list?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danielle@policyinnovation.org_</w:t>
      </w:r>
    </w:p>
  </w:comment>
  <w:comment w:author="Danielle Goshen" w:id="8" w:date="2026-04-14T21:50:14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do only DACs in WI receive PF? Can you show me in the lists or in the IUP where this is confirmed</w:t>
      </w:r>
    </w:p>
  </w:comment>
  <w:comment w:author="Janet Meissner Pritchard" w:id="9" w:date="2026-04-17T14:59:48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whether projects on Wisconsin's general / EC project list qualifies as a DAC can be easily determined by looking at thep project's financial need points. See IUP for cut off -- I don't have time to check the IUP for cut off point score right now -sorry!</w:t>
      </w:r>
    </w:p>
  </w:comment>
  <w:comment w:author="Janet Meissner Pritchard" w:id="10" w:date="2026-04-20T15:41:25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Apologies -- what I meant to reference was the "PF Points" column, not the Finanical Need Points (although that will be 15% of PF points -- the project score for ranking projects is the project rank + 15% of the project's PF points to factor financial need into ranking of projects).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IUP for full explanation of PF points and you'll see how this column can easily be used to determine DAC status of every project.,</w:t>
      </w:r>
    </w:p>
  </w:comment>
  <w:comment w:author="Janet Meissner Pritchard" w:id="11" w:date="2026-04-20T15:58:01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 relying on whether or not PF is awarded is an an incomplete indicator of whether a project is a DAC or not.  While we might be fairly certain that projects receiving PF are DACs, we cannot be certain taht projects that DON't receive PF are NOT DACs, since it might simply be that, for DACs lower on the list, PF has run out.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indicator -- whether or not a project serves a DAC -- we want a more certain indicator, not just whether PF has been awarded.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states, where the project list indicates a project's ELIGIBILITY for PF rather than projected AWARD of PF, then whether or not the PF column has a value might be a reliable indicator of DAC status.  I believe in some states we hav relied on indicators like this.  But be cautious and ask yourself-- is the project list indicating eligibility for DAC PF, where EVERY DAC project eligible will be indicated as  such?  If so, then this can indicate DAC status.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the column is indicating PF awards it will be an incomplete / unreliable indicator, as we will not be able to determine if projects lower on the list, without PF, are not DACs or whether they are DACs bu PF had run out.</w:t>
      </w:r>
    </w:p>
  </w:comment>
  <w:comment w:author="Danielle Goshen" w:id="12" w:date="2026-04-20T18:11:1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generally do not rely on PF as an indicator of DAC status unless it shows PF eligibility (not PF awards) and only DACs are eligible for PF. I am having a bit of a hard time w/ WI however, because while General DAC PF (eligibility based on PF score) is relatively straightforward (anything over or equal to 60pts), and so is LSL (I believe) it's less straight forward for EC projects: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(sec. 11.0): equal to or over 60 pts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 (sec. 14.2):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LSL (sec. 13.1):  (no info on comprehensive list); on fundable list (modified DAC criteria scoring) : need to score more than or equal to 40 PTS; no general PF available for LSL projects (change from SFY24)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@janet@policyinnovation.org do you know how to calculate this for EC projects? I'll continue digging but feel like I'm just going in circles</w:t>
      </w:r>
    </w:p>
  </w:comment>
  <w:comment w:author="Danielle Goshen" w:id="13" w:date="2026-04-20T18:35:42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 the General/EC fundable list we see the following footnote: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SFY26 emerging contaminants applicants qualify for principal forgiveness at a rate equivalent to the applicant's general PF percentage, or a flat rate of 50% principal forgiveness, whichever is higher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guessing we just follow the same thing for General</w:t>
      </w:r>
    </w:p>
  </w:comment>
  <w:comment w:author="Danielle Goshen" w:id="14" w:date="2026-04-21T19:18:14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@valerie@policyinnovation.org @janet@policyinnovation.org there are no PF points provided on the LSL fundable or comprehensive lists so we can't calculate this for Lead projects</w:t>
      </w:r>
    </w:p>
  </w:comment>
  <w:comment w:author="Danielle Goshen" w:id="3" w:date="2026-04-20T17:16:17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 come back</w:t>
      </w:r>
    </w:p>
  </w:comment>
  <w:comment w:author="Phil Cork" w:id="4" w:date="2026-05-09T17:28:59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Is this good to be cleared, or something you want to revisit?</w:t>
      </w:r>
    </w:p>
  </w:comment>
  <w:comment w:author="Danielle Goshen" w:id="6" w:date="2026-04-20T18:41:46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PF scores provided on the LSL Fundable List -- @janet@policyinnovation.org do you agree we can't calculate for Lead projects?</w:t>
      </w:r>
    </w:p>
  </w:comment>
  <w:comment w:author="Phil Cork" w:id="7" w:date="2026-05-09T17:30:4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Was there a consensus reached on this?</w:t>
      </w:r>
    </w:p>
  </w:comment>
  <w:comment w:author="Phil Cork" w:id="2" w:date="2026-05-09T22:46:40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How should we handle the table "LSL Applicants Who Elected to Receive Base Program Loan Funding" at the bottom of page 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danielle@policyinnovation.org_</w:t>
      </w:r>
    </w:p>
  </w:comment>
  <w:comment w:author="Valerie Nguyen" w:id="5" w:date="2026-04-22T21:09:13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IUP PDF p.24 "IIJA requires that 49% of the LSL capitalization grants be awarded as PF, and all the PF is required to be awarded to municipalities meeting the state’s disadvantaged criteria or for projects taking place in disadvantaged census tracts."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6aa84f"/>
      <w:sz w:val="32"/>
      <w:szCs w:val="32"/>
    </w:rPr>
  </w:style>
  <w:style w:type="paragraph" w:styleId="Heading3">
    <w:name w:val="heading 3"/>
    <w:basedOn w:val="Normal"/>
    <w:next w:val="Normal"/>
    <w:pPr>
      <w:keepNext w:val="1"/>
      <w:keepLines w:val="1"/>
    </w:pPr>
    <w:rPr>
      <w:b w:val="1"/>
      <w:bCs w:val="1"/>
      <w:color w:val="4a86e8"/>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rive.google.com/file/d/1ycNcQRXK3SYMVx6rl9vX_Q0BMJzakriL/view?usp=sharing" TargetMode="External"/><Relationship Id="rId10" Type="http://schemas.openxmlformats.org/officeDocument/2006/relationships/hyperlink" Target="https://drive.google.com/file/d/1Yys5dK_bFLJShBnXgO7dNaBdaN1uCvpc/view?usp=drive_link" TargetMode="External"/><Relationship Id="rId12" Type="http://schemas.openxmlformats.org/officeDocument/2006/relationships/hyperlink" Target="https://drive.google.com/file/d/1ppgU5qL5z9atOLWlVIrHf-HaSAsHcvNi/view?usp=drive_link" TargetMode="External"/><Relationship Id="rId9" Type="http://schemas.openxmlformats.org/officeDocument/2006/relationships/hyperlink" Target="https://drive.google.com/file/d/1G8qWchNbhktiymMeqlMsBXTIy6AWntUr/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8ZW7U7Tdf6yRYWj2uSH4NjdQILQf72ry/view?usp=drive_link" TargetMode="External"/><Relationship Id="rId8" Type="http://schemas.openxmlformats.org/officeDocument/2006/relationships/hyperlink" Target="https://drive.google.com/file/d/1oK_McKjqRDXP3DVuy5fZZbSOh7tfenc6/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