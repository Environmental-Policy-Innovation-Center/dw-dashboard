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b w:val="1"/>
          <w:bCs w:val="1"/>
          <w:sz w:val="20"/>
          <w:szCs w:val="20"/>
        </w:rPr>
      </w:pPr>
      <w:bookmarkStart w:colFirst="0" w:colLast="0" w:name="_9gbvnclmr3f5" w:id="0"/>
      <w:bookmarkEnd w:id="0"/>
      <w:r w:rsidDel="00000000" w:rsidR="00000000" w:rsidRPr="00000000">
        <w:rPr>
          <w:b w:val="1"/>
          <w:bCs w:val="1"/>
          <w:color w:val="4a86e8"/>
          <w:sz w:val="20"/>
          <w:szCs w:val="20"/>
          <w:rtl w:val="0"/>
        </w:rPr>
        <w:t xml:space="preserve">Mississippi Data Dictionary, Year 3</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Status: DG approved 7/10/2025</w:t>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Standardized categories in dashboard:</w:t>
      </w:r>
      <w:r w:rsidDel="00000000" w:rsidR="00000000" w:rsidRPr="00000000">
        <w:rPr>
          <w:rtl w:val="0"/>
        </w:rPr>
      </w:r>
    </w:p>
    <w:p w:rsidR="00000000" w:rsidDel="00000000" w:rsidP="00000000" w:rsidRDefault="00000000" w:rsidRPr="00000000" w14:paraId="00000006">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w:t>
      </w:r>
      <w:r w:rsidDel="00000000" w:rsidR="00000000" w:rsidRPr="00000000">
        <w:rPr>
          <w:sz w:val="20"/>
          <w:szCs w:val="20"/>
          <w:rtl w:val="0"/>
        </w:rPr>
        <w:t xml:space="preserve">A specific column naming the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r w:rsidDel="00000000" w:rsidR="00000000" w:rsidRPr="00000000">
        <w:rPr>
          <w:rtl w:val="0"/>
        </w:rPr>
      </w:r>
    </w:p>
    <w:p w:rsidR="00000000" w:rsidDel="00000000" w:rsidP="00000000" w:rsidRDefault="00000000" w:rsidRPr="00000000" w14:paraId="00000007">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8">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9">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A">
      <w:pPr>
        <w:numPr>
          <w:ilvl w:val="0"/>
          <w:numId w:val="2"/>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B">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C">
      <w:pPr>
        <w:numPr>
          <w:ilvl w:val="0"/>
          <w:numId w:val="2"/>
        </w:numPr>
        <w:ind w:left="720" w:hanging="360"/>
        <w:rPr>
          <w:b w:val="1"/>
          <w:bCs w:val="1"/>
          <w:color w:val="000000"/>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D">
      <w:pPr>
        <w:numPr>
          <w:ilvl w:val="0"/>
          <w:numId w:val="2"/>
        </w:numPr>
        <w:ind w:left="720" w:hanging="360"/>
        <w:rPr>
          <w:b w:val="1"/>
          <w:bCs w:val="1"/>
          <w:color w:val="000000"/>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E">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F">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0">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1">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2">
      <w:pPr>
        <w:numPr>
          <w:ilvl w:val="0"/>
          <w:numId w:val="2"/>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3">
      <w:pPr>
        <w:numPr>
          <w:ilvl w:val="0"/>
          <w:numId w:val="2"/>
        </w:numPr>
        <w:ind w:left="720" w:hanging="360"/>
        <w:rPr>
          <w:color w:val="000000"/>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4">
      <w:pPr>
        <w:numPr>
          <w:ilvl w:val="0"/>
          <w:numId w:val="2"/>
        </w:numPr>
        <w:ind w:left="720" w:hanging="360"/>
        <w:rPr>
          <w:color w:val="000000"/>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5">
      <w:pPr>
        <w:numPr>
          <w:ilvl w:val="0"/>
          <w:numId w:val="2"/>
        </w:numPr>
        <w:ind w:left="720" w:hanging="360"/>
        <w:rPr>
          <w:color w:val="000000"/>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6">
      <w:pPr>
        <w:numPr>
          <w:ilvl w:val="1"/>
          <w:numId w:val="2"/>
        </w:numPr>
        <w:ind w:left="1440" w:hanging="360"/>
        <w:rPr>
          <w:color w:val="000000"/>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7">
      <w:pPr>
        <w:numPr>
          <w:ilvl w:val="1"/>
          <w:numId w:val="2"/>
        </w:numPr>
        <w:ind w:left="1440" w:hanging="360"/>
        <w:rPr>
          <w:color w:val="000000"/>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8">
      <w:pPr>
        <w:numPr>
          <w:ilvl w:val="1"/>
          <w:numId w:val="2"/>
        </w:numPr>
        <w:ind w:left="1440" w:hanging="360"/>
        <w:rPr>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b w:val="1"/>
          <w:bCs w:val="1"/>
          <w:sz w:val="20"/>
          <w:szCs w:val="20"/>
          <w:rtl w:val="0"/>
        </w:rPr>
        <w:t xml:space="preserve">State document from which data for</w:t>
      </w:r>
      <w:r w:rsidDel="00000000" w:rsidR="00000000" w:rsidRPr="00000000">
        <w:rPr>
          <w:b w:val="1"/>
          <w:bCs w:val="1"/>
          <w:sz w:val="20"/>
          <w:szCs w:val="20"/>
          <w:rtl w:val="0"/>
        </w:rPr>
        <w:t xml:space="preserve"> SFY2025</w:t>
      </w:r>
      <w:r w:rsidDel="00000000" w:rsidR="00000000" w:rsidRPr="00000000">
        <w:rPr>
          <w:b w:val="1"/>
          <w:bCs w:val="1"/>
          <w:sz w:val="20"/>
          <w:szCs w:val="20"/>
          <w:rtl w:val="0"/>
        </w:rPr>
        <w:t xml:space="preserve"> has been collected:</w:t>
      </w:r>
      <w:r w:rsidDel="00000000" w:rsidR="00000000" w:rsidRPr="00000000">
        <w:rPr>
          <w:rtl w:val="0"/>
        </w:rPr>
      </w:r>
    </w:p>
    <w:p w:rsidR="00000000" w:rsidDel="00000000" w:rsidP="00000000" w:rsidRDefault="00000000" w:rsidRPr="00000000" w14:paraId="0000001B">
      <w:pPr>
        <w:numPr>
          <w:ilvl w:val="0"/>
          <w:numId w:val="4"/>
        </w:numPr>
        <w:ind w:left="720" w:hanging="360"/>
        <w:rPr>
          <w:sz w:val="20"/>
          <w:szCs w:val="20"/>
        </w:rPr>
      </w:pPr>
      <w:hyperlink r:id="rId6">
        <w:r w:rsidDel="00000000" w:rsidR="00000000" w:rsidRPr="00000000">
          <w:rPr>
            <w:color w:val="1155cc"/>
            <w:sz w:val="20"/>
            <w:szCs w:val="20"/>
            <w:u w:val="single"/>
            <w:rtl w:val="0"/>
          </w:rPr>
          <w:t xml:space="preserve">State of Mississippi Drinking Water Systems Improvements Revolving Loan Fund Program FFY-2024 Intended Use Plan</w:t>
        </w:r>
      </w:hyperlink>
      <w:r w:rsidDel="00000000" w:rsidR="00000000" w:rsidRPr="00000000">
        <w:rPr>
          <w:sz w:val="20"/>
          <w:szCs w:val="20"/>
          <w:rtl w:val="0"/>
        </w:rPr>
        <w:t xml:space="preserve">, Final, March 29, 2024</w:t>
      </w:r>
      <w:r w:rsidDel="00000000" w:rsidR="00000000" w:rsidRPr="00000000">
        <w:rPr>
          <w:sz w:val="20"/>
          <w:szCs w:val="20"/>
          <w:rtl w:val="0"/>
        </w:rPr>
        <w:t xml:space="preserve"> (SFY25 Base/IIJA Gen Supp IUP)</w:t>
      </w:r>
      <w:r w:rsidDel="00000000" w:rsidR="00000000" w:rsidRPr="00000000">
        <w:rPr>
          <w:rtl w:val="0"/>
        </w:rPr>
      </w:r>
    </w:p>
    <w:p w:rsidR="00000000" w:rsidDel="00000000" w:rsidP="00000000" w:rsidRDefault="00000000" w:rsidRPr="00000000" w14:paraId="0000001C">
      <w:pPr>
        <w:numPr>
          <w:ilvl w:val="1"/>
          <w:numId w:val="4"/>
        </w:numPr>
        <w:ind w:left="1440" w:hanging="360"/>
        <w:rPr>
          <w:sz w:val="20"/>
          <w:szCs w:val="20"/>
        </w:rPr>
      </w:pPr>
      <w:r w:rsidDel="00000000" w:rsidR="00000000" w:rsidRPr="00000000">
        <w:rPr>
          <w:sz w:val="20"/>
          <w:szCs w:val="20"/>
          <w:rtl w:val="0"/>
        </w:rPr>
        <w:t xml:space="preserve">FFY-2024 Priority List, PDF pp. 25-27 (SFY25 Base/IIJA Gen Supp PPL)</w:t>
      </w:r>
    </w:p>
    <w:p w:rsidR="00000000" w:rsidDel="00000000" w:rsidP="00000000" w:rsidRDefault="00000000" w:rsidRPr="00000000" w14:paraId="0000001D">
      <w:pPr>
        <w:numPr>
          <w:ilvl w:val="1"/>
          <w:numId w:val="4"/>
        </w:numPr>
        <w:ind w:left="1440" w:hanging="360"/>
        <w:rPr>
          <w:ins w:author="Maria Sevillano" w:id="0" w:date="2025-08-06T17:48:33Z"/>
          <w:sz w:val="20"/>
          <w:szCs w:val="20"/>
        </w:rPr>
      </w:pPr>
      <w:r w:rsidDel="00000000" w:rsidR="00000000" w:rsidRPr="00000000">
        <w:rPr>
          <w:sz w:val="20"/>
          <w:szCs w:val="20"/>
          <w:rtl w:val="0"/>
        </w:rPr>
        <w:t xml:space="preserve">FFY-2024 Planning List, PDF pp. 28-31 (SFY25 Base/IIJA Gen Supp Planning List)</w:t>
      </w:r>
      <w:ins w:author="Maria Sevillano" w:id="0" w:date="2025-08-06T17:48:33Z">
        <w:r w:rsidDel="00000000" w:rsidR="00000000" w:rsidRPr="00000000">
          <w:rPr>
            <w:rtl w:val="0"/>
          </w:rPr>
        </w:r>
      </w:ins>
    </w:p>
    <w:p w:rsidR="00000000" w:rsidDel="00000000" w:rsidP="00000000" w:rsidRDefault="00000000" w:rsidRPr="00000000" w14:paraId="0000001E">
      <w:pPr>
        <w:numPr>
          <w:ilvl w:val="2"/>
          <w:numId w:val="4"/>
        </w:numPr>
        <w:ind w:left="2160" w:hanging="360"/>
        <w:rPr>
          <w:ins w:author="Maria Sevillano" w:id="0" w:date="2025-08-06T17:48:33Z"/>
        </w:rPr>
      </w:pPr>
      <w:ins w:author="Maria Sevillano" w:id="0" w:date="2025-08-06T17:48:33Z">
        <w:r w:rsidDel="00000000" w:rsidR="00000000" w:rsidRPr="00000000">
          <w:rPr>
            <w:rtl w:val="0"/>
            <w:rPrChange w:author="Maria Sevillano" w:id="1" w:date="2025-08-06T17:48:33Z">
              <w:rPr>
                <w:sz w:val="20"/>
                <w:szCs w:val="20"/>
              </w:rPr>
            </w:rPrChange>
          </w:rPr>
          <w:t xml:space="preserve">Last Scraped On: 2025-07-23 | Last Scraped By: Maria</w:t>
        </w:r>
      </w:ins>
    </w:p>
    <w:p w:rsidR="00000000" w:rsidDel="00000000" w:rsidP="00000000" w:rsidRDefault="00000000" w:rsidRPr="00000000" w14:paraId="0000001F">
      <w:pPr>
        <w:numPr>
          <w:ilvl w:val="2"/>
          <w:numId w:val="4"/>
        </w:numPr>
        <w:ind w:left="2160" w:hanging="360"/>
        <w:rPr>
          <w:rFonts w:ascii="Arial" w:cs="Arial" w:eastAsia="Arial" w:hAnsi="Arial"/>
          <w:b w:val="0"/>
          <w:bCs w:val="0"/>
          <w:i w:val="0"/>
          <w:iCs w:val="0"/>
          <w:smallCaps w:val="0"/>
          <w:strike w:val="0"/>
          <w:color w:val="000000"/>
          <w:sz w:val="22"/>
          <w:szCs w:val="22"/>
          <w:u w:val="none"/>
          <w:shd w:fill="auto" w:val="clear"/>
          <w:vertAlign w:val="baseline"/>
          <w:rPrChange w:author="Maria Sevillano" w:id="1" w:date="2025-08-06T17:48:33Z">
            <w:rPr>
              <w:sz w:val="20"/>
              <w:szCs w:val="20"/>
            </w:rPr>
          </w:rPrChange>
        </w:rPr>
        <w:pPrChange w:author="Maria Sevillano" w:id="0" w:date="2025-08-06T17:48:33Z">
          <w:pPr>
            <w:numPr>
              <w:ilvl w:val="1"/>
              <w:numId w:val="4"/>
            </w:numPr>
            <w:ind w:left="1440" w:hanging="360"/>
          </w:pPr>
        </w:pPrChange>
      </w:pPr>
      <w:ins w:author="Maria Sevillano" w:id="0" w:date="2025-08-06T17:48:33Z">
        <w:r w:rsidDel="00000000" w:rsidR="00000000" w:rsidRPr="00000000">
          <w:rPr>
            <w:rtl w:val="0"/>
            <w:rPrChange w:author="Maria Sevillano" w:id="1" w:date="2025-08-06T17:48:33Z">
              <w:rPr>
                <w:sz w:val="20"/>
                <w:szCs w:val="20"/>
              </w:rPr>
            </w:rPrChange>
          </w:rPr>
          <w:t xml:space="preserve">Last Reviewed On: 2025-08-06 | Last Reviewed By: Maria</w:t>
        </w:r>
      </w:ins>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2">
      <w:pPr>
        <w:rPr>
          <w:sz w:val="20"/>
          <w:szCs w:val="20"/>
        </w:rPr>
      </w:pPr>
      <w:r w:rsidDel="00000000" w:rsidR="00000000" w:rsidRPr="00000000">
        <w:rPr>
          <w:sz w:val="20"/>
          <w:szCs w:val="20"/>
          <w:rtl w:val="0"/>
        </w:rPr>
        <w:t xml:space="preserve"> </w:t>
      </w:r>
    </w:p>
    <w:p w:rsidR="00000000" w:rsidDel="00000000" w:rsidP="00000000" w:rsidRDefault="00000000" w:rsidRPr="00000000" w14:paraId="00000023">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Geographic Reference: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4">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Project</w:t>
      </w:r>
    </w:p>
    <w:p w:rsidR="00000000" w:rsidDel="00000000" w:rsidP="00000000" w:rsidRDefault="00000000" w:rsidRPr="00000000" w14:paraId="00000025">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PWSID: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6">
      <w:pPr>
        <w:numPr>
          <w:ilvl w:val="0"/>
          <w:numId w:val="4"/>
        </w:numPr>
        <w:ind w:left="720" w:hanging="360"/>
        <w:rPr>
          <w:b w:val="1"/>
          <w:bCs w:val="1"/>
          <w:sz w:val="20"/>
          <w:szCs w:val="20"/>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7">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Name: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8">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Type:</w:t>
      </w:r>
      <w:r w:rsidDel="00000000" w:rsidR="00000000" w:rsidRPr="00000000">
        <w:rPr>
          <w:rtl w:val="0"/>
        </w:rPr>
      </w:r>
    </w:p>
    <w:p w:rsidR="00000000" w:rsidDel="00000000" w:rsidP="00000000" w:rsidRDefault="00000000" w:rsidRPr="00000000" w14:paraId="00000029">
      <w:pPr>
        <w:numPr>
          <w:ilvl w:val="1"/>
          <w:numId w:val="4"/>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2A">
      <w:pPr>
        <w:numPr>
          <w:ilvl w:val="2"/>
          <w:numId w:val="4"/>
        </w:numPr>
        <w:ind w:left="2160" w:hanging="360"/>
        <w:rPr>
          <w:sz w:val="20"/>
          <w:szCs w:val="20"/>
        </w:rPr>
      </w:pPr>
      <w:r w:rsidDel="00000000" w:rsidR="00000000" w:rsidRPr="00000000">
        <w:rPr>
          <w:sz w:val="20"/>
          <w:szCs w:val="20"/>
          <w:rtl w:val="0"/>
        </w:rPr>
        <w:t xml:space="preserve">Projects on SFY25 Base/IIJA Gen Supp IUP that are not lead or EC projects.  </w:t>
      </w:r>
    </w:p>
    <w:p w:rsidR="00000000" w:rsidDel="00000000" w:rsidP="00000000" w:rsidRDefault="00000000" w:rsidRPr="00000000" w14:paraId="0000002B">
      <w:pPr>
        <w:numPr>
          <w:ilvl w:val="1"/>
          <w:numId w:val="4"/>
        </w:numPr>
        <w:ind w:left="1440" w:hanging="360"/>
        <w:rPr>
          <w:sz w:val="20"/>
          <w:szCs w:val="20"/>
        </w:rPr>
      </w:pPr>
      <w:r w:rsidDel="00000000" w:rsidR="00000000" w:rsidRPr="00000000">
        <w:rPr>
          <w:sz w:val="20"/>
          <w:szCs w:val="20"/>
          <w:rtl w:val="0"/>
        </w:rPr>
        <w:t xml:space="preserve">Lead</w:t>
      </w:r>
      <w:r w:rsidDel="00000000" w:rsidR="00000000" w:rsidRPr="00000000">
        <w:rPr>
          <w:sz w:val="20"/>
          <w:szCs w:val="20"/>
          <w:rtl w:val="0"/>
        </w:rPr>
        <w:t xml:space="preserve"> projects: </w:t>
      </w:r>
    </w:p>
    <w:p w:rsidR="00000000" w:rsidDel="00000000" w:rsidP="00000000" w:rsidRDefault="00000000" w:rsidRPr="00000000" w14:paraId="0000002C">
      <w:pPr>
        <w:numPr>
          <w:ilvl w:val="2"/>
          <w:numId w:val="4"/>
        </w:numPr>
        <w:ind w:left="2160" w:hanging="360"/>
        <w:rPr>
          <w:sz w:val="20"/>
          <w:szCs w:val="20"/>
        </w:rPr>
      </w:pPr>
      <w:r w:rsidDel="00000000" w:rsidR="00000000" w:rsidRPr="00000000">
        <w:rPr>
          <w:sz w:val="20"/>
          <w:szCs w:val="20"/>
          <w:rtl w:val="0"/>
        </w:rPr>
        <w:t xml:space="preserve">Projects on the SFY25 Base/IIJA Gen Supp IUP</w:t>
      </w:r>
      <w:r w:rsidDel="00000000" w:rsidR="00000000" w:rsidRPr="00000000">
        <w:rPr>
          <w:sz w:val="20"/>
          <w:szCs w:val="20"/>
          <w:rtl w:val="0"/>
        </w:rPr>
        <w:t xml:space="preserve"> </w:t>
      </w:r>
      <w:r w:rsidDel="00000000" w:rsidR="00000000" w:rsidRPr="00000000">
        <w:rPr>
          <w:sz w:val="20"/>
          <w:szCs w:val="20"/>
          <w:rtl w:val="0"/>
        </w:rPr>
        <w:t xml:space="preserve">with “lead,” or “LSL,” in </w:t>
      </w:r>
      <w:r w:rsidDel="00000000" w:rsidR="00000000" w:rsidRPr="00000000">
        <w:rPr>
          <w:i w:val="1"/>
          <w:iCs w:val="1"/>
          <w:sz w:val="20"/>
          <w:szCs w:val="20"/>
          <w:rtl w:val="0"/>
        </w:rPr>
        <w:t xml:space="preserve">Project Title </w:t>
      </w:r>
      <w:r w:rsidDel="00000000" w:rsidR="00000000" w:rsidRPr="00000000">
        <w:rPr>
          <w:sz w:val="20"/>
          <w:szCs w:val="20"/>
          <w:rtl w:val="0"/>
        </w:rPr>
        <w:t xml:space="preserve">are lead projects.</w:t>
      </w:r>
    </w:p>
    <w:p w:rsidR="00000000" w:rsidDel="00000000" w:rsidP="00000000" w:rsidRDefault="00000000" w:rsidRPr="00000000" w14:paraId="0000002D">
      <w:pPr>
        <w:numPr>
          <w:ilvl w:val="1"/>
          <w:numId w:val="4"/>
        </w:numPr>
        <w:ind w:left="1440" w:hanging="360"/>
        <w:rPr>
          <w:sz w:val="20"/>
          <w:szCs w:val="20"/>
        </w:rPr>
      </w:pPr>
      <w:r w:rsidDel="00000000" w:rsidR="00000000" w:rsidRPr="00000000">
        <w:rPr>
          <w:sz w:val="20"/>
          <w:szCs w:val="20"/>
          <w:rtl w:val="0"/>
        </w:rPr>
        <w:t xml:space="preserve">EC projects: </w:t>
      </w:r>
    </w:p>
    <w:p w:rsidR="00000000" w:rsidDel="00000000" w:rsidP="00000000" w:rsidRDefault="00000000" w:rsidRPr="00000000" w14:paraId="0000002E">
      <w:pPr>
        <w:numPr>
          <w:ilvl w:val="2"/>
          <w:numId w:val="4"/>
        </w:numPr>
        <w:ind w:left="2160" w:hanging="360"/>
        <w:rPr>
          <w:sz w:val="20"/>
          <w:szCs w:val="20"/>
        </w:rPr>
      </w:pPr>
      <w:r w:rsidDel="00000000" w:rsidR="00000000" w:rsidRPr="00000000">
        <w:rPr>
          <w:sz w:val="20"/>
          <w:szCs w:val="20"/>
          <w:rtl w:val="0"/>
        </w:rPr>
        <w:t xml:space="preserve">Projects on the SFY25 Base/IIJA Gen Supp IUP</w:t>
      </w:r>
      <w:r w:rsidDel="00000000" w:rsidR="00000000" w:rsidRPr="00000000">
        <w:rPr>
          <w:sz w:val="20"/>
          <w:szCs w:val="20"/>
          <w:rtl w:val="0"/>
        </w:rPr>
        <w:t xml:space="preserve"> </w:t>
      </w:r>
      <w:r w:rsidDel="00000000" w:rsidR="00000000" w:rsidRPr="00000000">
        <w:rPr>
          <w:sz w:val="20"/>
          <w:szCs w:val="20"/>
          <w:rtl w:val="0"/>
        </w:rPr>
        <w:t xml:space="preserve">with “cyanotoxins,” “dioxane,” “emerging contaminant,” “lithium,” “manganese,” “Mn,” “Perfluoro-n-pentanoic acid,” “PFPeA,” “PFAS,” “PFOA,” “PFOS,” “DBP,” “disinfection byproducts,” “HAA5,” “haloacetic acid,” “trihalomethanes,” “THM,” or “Unregulated Contaminant Monitoring Rule” in </w:t>
      </w:r>
      <w:r w:rsidDel="00000000" w:rsidR="00000000" w:rsidRPr="00000000">
        <w:rPr>
          <w:i w:val="1"/>
          <w:iCs w:val="1"/>
          <w:sz w:val="20"/>
          <w:szCs w:val="20"/>
          <w:rtl w:val="0"/>
        </w:rPr>
        <w:t xml:space="preserve">Project Title</w:t>
      </w:r>
      <w:r w:rsidDel="00000000" w:rsidR="00000000" w:rsidRPr="00000000">
        <w:rPr>
          <w:sz w:val="20"/>
          <w:szCs w:val="20"/>
          <w:rtl w:val="0"/>
        </w:rPr>
        <w:t xml:space="preserve"> are emerging contaminants projects. </w:t>
      </w:r>
    </w:p>
    <w:p w:rsidR="00000000" w:rsidDel="00000000" w:rsidP="00000000" w:rsidRDefault="00000000" w:rsidRPr="00000000" w14:paraId="0000002F">
      <w:pPr>
        <w:numPr>
          <w:ilvl w:val="0"/>
          <w:numId w:val="4"/>
        </w:numPr>
        <w:ind w:left="720" w:hanging="360"/>
        <w:rPr>
          <w:b w:val="1"/>
          <w:bCs w:val="1"/>
          <w:color w:val="000000"/>
          <w:sz w:val="20"/>
          <w:szCs w:val="20"/>
        </w:rPr>
      </w:pPr>
      <w:r w:rsidDel="00000000" w:rsidR="00000000" w:rsidRPr="00000000">
        <w:rPr>
          <w:b w:val="1"/>
          <w:bCs w:val="1"/>
          <w:sz w:val="20"/>
          <w:szCs w:val="20"/>
          <w:rtl w:val="0"/>
        </w:rPr>
        <w:t xml:space="preserve">Project Cost:</w:t>
      </w:r>
      <w:r w:rsidDel="00000000" w:rsidR="00000000" w:rsidRPr="00000000">
        <w:rPr>
          <w:sz w:val="20"/>
          <w:szCs w:val="20"/>
          <w:rtl w:val="0"/>
        </w:rPr>
        <w:t xml:space="preserve"> No information</w:t>
      </w:r>
      <w:r w:rsidDel="00000000" w:rsidR="00000000" w:rsidRPr="00000000">
        <w:rPr>
          <w:rtl w:val="0"/>
        </w:rPr>
      </w:r>
    </w:p>
    <w:p w:rsidR="00000000" w:rsidDel="00000000" w:rsidP="00000000" w:rsidRDefault="00000000" w:rsidRPr="00000000" w14:paraId="00000030">
      <w:pPr>
        <w:numPr>
          <w:ilvl w:val="0"/>
          <w:numId w:val="4"/>
        </w:numPr>
        <w:ind w:left="720" w:hanging="360"/>
        <w:rPr>
          <w:b w:val="1"/>
          <w:bCs w:val="1"/>
          <w:color w:val="000000"/>
          <w:sz w:val="20"/>
          <w:szCs w:val="20"/>
        </w:rPr>
      </w:pPr>
      <w:r w:rsidDel="00000000" w:rsidR="00000000" w:rsidRPr="00000000">
        <w:rPr>
          <w:b w:val="1"/>
          <w:bCs w:val="1"/>
          <w:sz w:val="20"/>
          <w:szCs w:val="20"/>
          <w:rtl w:val="0"/>
        </w:rPr>
        <w:t xml:space="preserve">Requested Amount: </w:t>
      </w:r>
      <w:r w:rsidDel="00000000" w:rsidR="00000000" w:rsidRPr="00000000">
        <w:rPr>
          <w:i w:val="1"/>
          <w:iCs w:val="1"/>
          <w:sz w:val="20"/>
          <w:szCs w:val="20"/>
          <w:rtl w:val="0"/>
        </w:rPr>
        <w:t xml:space="preserve">Loan Amount Requested</w:t>
      </w:r>
      <w:r w:rsidDel="00000000" w:rsidR="00000000" w:rsidRPr="00000000">
        <w:rPr>
          <w:rtl w:val="0"/>
        </w:rPr>
      </w:r>
    </w:p>
    <w:p w:rsidR="00000000" w:rsidDel="00000000" w:rsidP="00000000" w:rsidRDefault="00000000" w:rsidRPr="00000000" w14:paraId="00000031">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Funding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2">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Principal Forgiveness: </w:t>
      </w:r>
      <w:r w:rsidDel="00000000" w:rsidR="00000000" w:rsidRPr="00000000">
        <w:rPr>
          <w:sz w:val="20"/>
          <w:szCs w:val="20"/>
          <w:rtl w:val="0"/>
        </w:rPr>
        <w:t xml:space="preserve">No information</w:t>
      </w:r>
    </w:p>
    <w:p w:rsidR="00000000" w:rsidDel="00000000" w:rsidP="00000000" w:rsidRDefault="00000000" w:rsidRPr="00000000" w14:paraId="00000033">
      <w:pPr>
        <w:numPr>
          <w:ilvl w:val="0"/>
          <w:numId w:val="4"/>
        </w:numPr>
        <w:ind w:left="720" w:hanging="360"/>
        <w:rPr>
          <w:sz w:val="20"/>
          <w:szCs w:val="20"/>
        </w:rPr>
      </w:pPr>
      <w:r w:rsidDel="00000000" w:rsidR="00000000" w:rsidRPr="00000000">
        <w:rPr>
          <w:b w:val="1"/>
          <w:bCs w:val="1"/>
          <w:sz w:val="20"/>
          <w:szCs w:val="20"/>
          <w:rtl w:val="0"/>
        </w:rPr>
        <w:t xml:space="preserve">Project Description: </w:t>
      </w:r>
      <w:r w:rsidDel="00000000" w:rsidR="00000000" w:rsidRPr="00000000">
        <w:rPr>
          <w:i w:val="1"/>
          <w:iCs w:val="1"/>
          <w:sz w:val="20"/>
          <w:szCs w:val="20"/>
          <w:rtl w:val="0"/>
        </w:rPr>
        <w:t xml:space="preserve">Project Title</w:t>
      </w:r>
      <w:r w:rsidDel="00000000" w:rsidR="00000000" w:rsidRPr="00000000">
        <w:rPr>
          <w:rtl w:val="0"/>
        </w:rPr>
      </w:r>
    </w:p>
    <w:p w:rsidR="00000000" w:rsidDel="00000000" w:rsidP="00000000" w:rsidRDefault="00000000" w:rsidRPr="00000000" w14:paraId="00000034">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Service Area Population</w:t>
      </w:r>
    </w:p>
    <w:p w:rsidR="00000000" w:rsidDel="00000000" w:rsidP="00000000" w:rsidRDefault="00000000" w:rsidRPr="00000000" w14:paraId="00000035">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Disadvantaged</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Eligible PF Amount </w:t>
      </w:r>
      <w:r w:rsidDel="00000000" w:rsidR="00000000" w:rsidRPr="00000000">
        <w:rPr>
          <w:sz w:val="20"/>
          <w:szCs w:val="20"/>
          <w:rtl w:val="0"/>
        </w:rPr>
        <w:t xml:space="preserve">&gt; $0 (indicates DAC status)</w:t>
      </w:r>
      <w:r w:rsidDel="00000000" w:rsidR="00000000" w:rsidRPr="00000000">
        <w:rPr>
          <w:rtl w:val="0"/>
        </w:rPr>
      </w:r>
    </w:p>
    <w:p w:rsidR="00000000" w:rsidDel="00000000" w:rsidP="00000000" w:rsidRDefault="00000000" w:rsidRPr="00000000" w14:paraId="00000036">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Rank: </w:t>
      </w:r>
    </w:p>
    <w:p w:rsidR="00000000" w:rsidDel="00000000" w:rsidP="00000000" w:rsidRDefault="00000000" w:rsidRPr="00000000" w14:paraId="00000037">
      <w:pPr>
        <w:numPr>
          <w:ilvl w:val="1"/>
          <w:numId w:val="4"/>
        </w:numPr>
        <w:ind w:left="1440" w:hanging="360"/>
        <w:rPr>
          <w:rFonts w:ascii="Calibri" w:cs="Calibri" w:eastAsia="Calibri" w:hAnsi="Calibri"/>
          <w:b w:val="1"/>
          <w:bCs w:val="1"/>
          <w:color w:val="000000"/>
          <w:sz w:val="20"/>
          <w:szCs w:val="20"/>
        </w:rPr>
      </w:pPr>
      <w:r w:rsidDel="00000000" w:rsidR="00000000" w:rsidRPr="00000000">
        <w:rPr>
          <w:sz w:val="20"/>
          <w:szCs w:val="20"/>
          <w:rtl w:val="0"/>
        </w:rPr>
        <w:t xml:space="preserve">Projects are ranked in order they appear on the PPL or Planning List, with highest ranked projects appearing first on each list</w:t>
      </w:r>
      <w:r w:rsidDel="00000000" w:rsidR="00000000" w:rsidRPr="00000000">
        <w:rPr>
          <w:rtl w:val="0"/>
        </w:rPr>
      </w:r>
    </w:p>
    <w:p w:rsidR="00000000" w:rsidDel="00000000" w:rsidP="00000000" w:rsidRDefault="00000000" w:rsidRPr="00000000" w14:paraId="00000038">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Score:</w:t>
      </w:r>
      <w:r w:rsidDel="00000000" w:rsidR="00000000" w:rsidRPr="00000000">
        <w:rPr>
          <w:i w:val="1"/>
          <w:iCs w:val="1"/>
          <w:sz w:val="20"/>
          <w:szCs w:val="20"/>
          <w:rtl w:val="0"/>
        </w:rPr>
        <w:t xml:space="preserve"> Priority Points</w:t>
      </w:r>
    </w:p>
    <w:p w:rsidR="00000000" w:rsidDel="00000000" w:rsidP="00000000" w:rsidRDefault="00000000" w:rsidRPr="00000000" w14:paraId="00000039">
      <w:pPr>
        <w:numPr>
          <w:ilvl w:val="0"/>
          <w:numId w:val="4"/>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Expecting </w:t>
      </w:r>
      <w:r w:rsidDel="00000000" w:rsidR="00000000" w:rsidRPr="00000000">
        <w:rPr>
          <w:b w:val="1"/>
          <w:bCs w:val="1"/>
          <w:sz w:val="20"/>
          <w:szCs w:val="20"/>
          <w:rtl w:val="0"/>
        </w:rPr>
        <w:t xml:space="preserve">Funding?:</w:t>
      </w:r>
    </w:p>
    <w:p w:rsidR="00000000" w:rsidDel="00000000" w:rsidP="00000000" w:rsidRDefault="00000000" w:rsidRPr="00000000" w14:paraId="0000003A">
      <w:pPr>
        <w:numPr>
          <w:ilvl w:val="1"/>
          <w:numId w:val="4"/>
        </w:numPr>
        <w:ind w:left="1440" w:hanging="360"/>
        <w:rPr>
          <w:b w:val="1"/>
          <w:bCs w:val="1"/>
          <w:sz w:val="20"/>
          <w:szCs w:val="20"/>
        </w:rPr>
      </w:pPr>
      <w:r w:rsidDel="00000000" w:rsidR="00000000" w:rsidRPr="00000000">
        <w:rPr>
          <w:b w:val="1"/>
          <w:bCs w:val="1"/>
          <w:sz w:val="20"/>
          <w:szCs w:val="20"/>
          <w:rtl w:val="0"/>
        </w:rPr>
        <w:t xml:space="preserve">No: </w:t>
      </w:r>
      <w:r w:rsidDel="00000000" w:rsidR="00000000" w:rsidRPr="00000000">
        <w:rPr>
          <w:rtl w:val="0"/>
        </w:rPr>
      </w:r>
    </w:p>
    <w:p w:rsidR="00000000" w:rsidDel="00000000" w:rsidP="00000000" w:rsidRDefault="00000000" w:rsidRPr="00000000" w14:paraId="0000003B">
      <w:pPr>
        <w:numPr>
          <w:ilvl w:val="2"/>
          <w:numId w:val="4"/>
        </w:numPr>
        <w:ind w:left="2160" w:hanging="360"/>
        <w:rPr>
          <w:sz w:val="20"/>
          <w:szCs w:val="20"/>
        </w:rPr>
      </w:pPr>
      <w:r w:rsidDel="00000000" w:rsidR="00000000" w:rsidRPr="00000000">
        <w:rPr>
          <w:sz w:val="20"/>
          <w:szCs w:val="20"/>
          <w:rtl w:val="0"/>
        </w:rPr>
        <w:t xml:space="preserve">Projects on the SFY25 Base/IIJA Gen Supp Planning List are not expecting funding</w:t>
      </w:r>
    </w:p>
    <w:p w:rsidR="00000000" w:rsidDel="00000000" w:rsidP="00000000" w:rsidRDefault="00000000" w:rsidRPr="00000000" w14:paraId="0000003C">
      <w:pPr>
        <w:numPr>
          <w:ilvl w:val="1"/>
          <w:numId w:val="4"/>
        </w:numPr>
        <w:ind w:left="1440" w:hanging="360"/>
        <w:rPr>
          <w:b w:val="1"/>
          <w:bCs w:val="1"/>
          <w:sz w:val="20"/>
          <w:szCs w:val="20"/>
        </w:rPr>
      </w:pPr>
      <w:r w:rsidDel="00000000" w:rsidR="00000000" w:rsidRPr="00000000">
        <w:rPr>
          <w:b w:val="1"/>
          <w:bCs w:val="1"/>
          <w:sz w:val="20"/>
          <w:szCs w:val="20"/>
          <w:rtl w:val="0"/>
        </w:rPr>
        <w:t xml:space="preserve">No information: </w:t>
      </w:r>
      <w:r w:rsidDel="00000000" w:rsidR="00000000" w:rsidRPr="00000000">
        <w:rPr>
          <w:rtl w:val="0"/>
        </w:rPr>
      </w:r>
    </w:p>
    <w:p w:rsidR="00000000" w:rsidDel="00000000" w:rsidP="00000000" w:rsidRDefault="00000000" w:rsidRPr="00000000" w14:paraId="0000003D">
      <w:pPr>
        <w:numPr>
          <w:ilvl w:val="2"/>
          <w:numId w:val="4"/>
        </w:numPr>
        <w:ind w:left="2160" w:hanging="360"/>
        <w:rPr>
          <w:sz w:val="20"/>
          <w:szCs w:val="20"/>
        </w:rPr>
      </w:pPr>
      <w:r w:rsidDel="00000000" w:rsidR="00000000" w:rsidRPr="00000000">
        <w:rPr>
          <w:sz w:val="20"/>
          <w:szCs w:val="20"/>
          <w:rtl w:val="0"/>
        </w:rPr>
        <w:t xml:space="preserve">No information for projects on the SFY25 Base/IIJA Gen Supp PPL</w:t>
      </w:r>
    </w:p>
    <w:p w:rsidR="00000000" w:rsidDel="00000000" w:rsidP="00000000" w:rsidRDefault="00000000" w:rsidRPr="00000000" w14:paraId="0000003E">
      <w:pPr>
        <w:pStyle w:val="Heading1"/>
        <w:rPr>
          <w:u w:val="single"/>
        </w:rPr>
      </w:pPr>
      <w:bookmarkStart w:colFirst="0" w:colLast="0" w:name="_fclxg1kjpm88" w:id="1"/>
      <w:bookmarkEnd w:id="1"/>
      <w:r w:rsidDel="00000000" w:rsidR="00000000" w:rsidRPr="00000000">
        <w:rPr>
          <w:u w:val="single"/>
          <w:rtl w:val="0"/>
        </w:rPr>
        <w:t xml:space="preserve">More information</w:t>
      </w:r>
    </w:p>
    <w:p w:rsidR="00000000" w:rsidDel="00000000" w:rsidP="00000000" w:rsidRDefault="00000000" w:rsidRPr="00000000" w14:paraId="0000003F">
      <w:pPr>
        <w:rPr>
          <w:sz w:val="20"/>
          <w:szCs w:val="20"/>
        </w:rPr>
      </w:pPr>
      <w:r w:rsidDel="00000000" w:rsidR="00000000" w:rsidRPr="00000000">
        <w:rPr>
          <w:sz w:val="20"/>
          <w:szCs w:val="20"/>
          <w:rtl w:val="0"/>
        </w:rPr>
        <w:t xml:space="preserve">Create and fill in entries for state data (financial data, set aides, and policy tabs) in the </w:t>
      </w:r>
      <w:hyperlink r:id="rId7">
        <w:r w:rsidDel="00000000" w:rsidR="00000000" w:rsidRPr="00000000">
          <w:rPr>
            <w:color w:val="1155cc"/>
            <w:sz w:val="20"/>
            <w:szCs w:val="20"/>
            <w:u w:val="single"/>
            <w:rtl w:val="0"/>
          </w:rPr>
          <w:t xml:space="preserve">SRF Funding Tracker State Data Worksheet </w:t>
        </w:r>
      </w:hyperlink>
      <w:r w:rsidDel="00000000" w:rsidR="00000000" w:rsidRPr="00000000">
        <w:rPr>
          <w:sz w:val="20"/>
          <w:szCs w:val="20"/>
          <w:rtl w:val="0"/>
        </w:rPr>
        <w:t xml:space="preserve"> </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Make any other notes below that would be helpful for drafting state overview and state/year pages for SRF Funding Tracker website (for example, pages references to relevant portions of IUPs or other items of interest or potential confusion). The headings below are provided to remind you of the various kinds of topics that might be of interest.  </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b w:val="1"/>
          <w:bCs w:val="1"/>
          <w:color w:val="000000"/>
          <w:sz w:val="18"/>
          <w:szCs w:val="18"/>
        </w:rPr>
      </w:pPr>
      <w:r w:rsidDel="00000000" w:rsidR="00000000" w:rsidRPr="00000000">
        <w:rPr>
          <w:sz w:val="20"/>
          <w:szCs w:val="20"/>
          <w:rtl w:val="0"/>
        </w:rPr>
        <w:t xml:space="preserve">Note that because key data points will now be captured in the SRF Funding Tracker State Data Worksheet, you do </w:t>
      </w:r>
      <w:r w:rsidDel="00000000" w:rsidR="00000000" w:rsidRPr="00000000">
        <w:rPr>
          <w:sz w:val="20"/>
          <w:szCs w:val="20"/>
          <w:u w:val="single"/>
          <w:rtl w:val="0"/>
        </w:rPr>
        <w:t xml:space="preserve">not</w:t>
      </w:r>
      <w:r w:rsidDel="00000000" w:rsidR="00000000" w:rsidRPr="00000000">
        <w:rPr>
          <w:sz w:val="20"/>
          <w:szCs w:val="20"/>
          <w:rtl w:val="0"/>
        </w:rPr>
        <w:t xml:space="preserve"> need to also write out all of those data points below. </w:t>
      </w:r>
      <w:r w:rsidDel="00000000" w:rsidR="00000000" w:rsidRPr="00000000">
        <w:rPr>
          <w:rtl w:val="0"/>
        </w:rPr>
      </w:r>
    </w:p>
    <w:p w:rsidR="00000000" w:rsidDel="00000000" w:rsidP="00000000" w:rsidRDefault="00000000" w:rsidRPr="00000000" w14:paraId="00000044">
      <w:pPr>
        <w:pStyle w:val="Heading2"/>
        <w:rPr>
          <w:color w:val="6aa84f"/>
        </w:rPr>
      </w:pPr>
      <w:bookmarkStart w:colFirst="0" w:colLast="0" w:name="_zeex8svbu42d" w:id="2"/>
      <w:bookmarkEnd w:id="2"/>
      <w:r w:rsidDel="00000000" w:rsidR="00000000" w:rsidRPr="00000000">
        <w:rPr>
          <w:color w:val="6aa84f"/>
          <w:rtl w:val="0"/>
        </w:rPr>
        <w:t xml:space="preserve">State SRF agencies</w:t>
      </w:r>
    </w:p>
    <w:p w:rsidR="00000000" w:rsidDel="00000000" w:rsidP="00000000" w:rsidRDefault="00000000" w:rsidRPr="00000000" w14:paraId="00000045">
      <w:pPr>
        <w:rPr/>
      </w:pPr>
      <w:r w:rsidDel="00000000" w:rsidR="00000000" w:rsidRPr="00000000">
        <w:rPr>
          <w:sz w:val="20"/>
          <w:szCs w:val="20"/>
          <w:rtl w:val="0"/>
        </w:rPr>
        <w:t xml:space="preserve">Mississippi’s </w:t>
      </w:r>
      <w:r w:rsidDel="00000000" w:rsidR="00000000" w:rsidRPr="00000000">
        <w:rPr>
          <w:sz w:val="20"/>
          <w:szCs w:val="20"/>
          <w:rtl w:val="0"/>
        </w:rPr>
        <w:t xml:space="preserve">DWSRF program is called the Drinking Water Systems Improvements Revolving Loan Fund (DWSIRLF) Program,  and is administered by Mississippi State Department of Health. A 9-member Board oversees the administration of the DWSIRLF Program. Information on Mississippi’s DWSRF program can be found on the </w:t>
      </w:r>
      <w:hyperlink r:id="rId8">
        <w:r w:rsidDel="00000000" w:rsidR="00000000" w:rsidRPr="00000000">
          <w:rPr>
            <w:color w:val="1155cc"/>
            <w:sz w:val="20"/>
            <w:szCs w:val="20"/>
            <w:u w:val="single"/>
            <w:rtl w:val="0"/>
          </w:rPr>
          <w:t xml:space="preserve">program</w:t>
        </w:r>
      </w:hyperlink>
      <w:hyperlink r:id="rId9">
        <w:r w:rsidDel="00000000" w:rsidR="00000000" w:rsidRPr="00000000">
          <w:rPr>
            <w:b w:val="1"/>
            <w:bCs w:val="1"/>
            <w:color w:val="1155cc"/>
            <w:sz w:val="20"/>
            <w:szCs w:val="20"/>
            <w:u w:val="single"/>
            <w:rtl w:val="0"/>
          </w:rPr>
          <w:t xml:space="preserve"> </w:t>
        </w:r>
      </w:hyperlink>
      <w:hyperlink r:id="rId10">
        <w:r w:rsidDel="00000000" w:rsidR="00000000" w:rsidRPr="00000000">
          <w:rPr>
            <w:color w:val="1155cc"/>
            <w:sz w:val="20"/>
            <w:szCs w:val="20"/>
            <w:u w:val="single"/>
            <w:rtl w:val="0"/>
          </w:rPr>
          <w:t xml:space="preserve">website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46">
      <w:pPr>
        <w:pStyle w:val="Heading2"/>
        <w:rPr>
          <w:color w:val="6aa84f"/>
        </w:rPr>
      </w:pPr>
      <w:bookmarkStart w:colFirst="0" w:colLast="0" w:name="_4jniyrpxo19k" w:id="3"/>
      <w:bookmarkEnd w:id="3"/>
      <w:r w:rsidDel="00000000" w:rsidR="00000000" w:rsidRPr="00000000">
        <w:rPr>
          <w:color w:val="6aa84f"/>
          <w:rtl w:val="0"/>
        </w:rPr>
        <w:t xml:space="preserve">DWSRF fed cap grants allocated during this funding cycle</w:t>
      </w:r>
    </w:p>
    <w:p w:rsidR="00000000" w:rsidDel="00000000" w:rsidP="00000000" w:rsidRDefault="00000000" w:rsidRPr="00000000" w14:paraId="00000047">
      <w:pPr>
        <w:rPr>
          <w:sz w:val="20"/>
          <w:szCs w:val="20"/>
        </w:rPr>
      </w:pPr>
      <w:r w:rsidDel="00000000" w:rsidR="00000000" w:rsidRPr="00000000">
        <w:rPr>
          <w:sz w:val="20"/>
          <w:szCs w:val="20"/>
          <w:rtl w:val="0"/>
        </w:rPr>
        <w:t xml:space="preserve">XXX</w:t>
      </w:r>
    </w:p>
    <w:p w:rsidR="00000000" w:rsidDel="00000000" w:rsidP="00000000" w:rsidRDefault="00000000" w:rsidRPr="00000000" w14:paraId="00000048">
      <w:pPr>
        <w:pStyle w:val="Heading2"/>
        <w:rPr>
          <w:color w:val="6aa84f"/>
        </w:rPr>
      </w:pPr>
      <w:bookmarkStart w:colFirst="0" w:colLast="0" w:name="_fqzwtumcozd0" w:id="4"/>
      <w:bookmarkEnd w:id="4"/>
      <w:r w:rsidDel="00000000" w:rsidR="00000000" w:rsidRPr="00000000">
        <w:rPr>
          <w:color w:val="6aa84f"/>
          <w:rtl w:val="0"/>
        </w:rPr>
        <w:t xml:space="preserve">Total amount of SRF $ available to award to eligible projects</w:t>
      </w:r>
    </w:p>
    <w:p w:rsidR="00000000" w:rsidDel="00000000" w:rsidP="00000000" w:rsidRDefault="00000000" w:rsidRPr="00000000" w14:paraId="00000049">
      <w:pPr>
        <w:rPr/>
      </w:pPr>
      <w:r w:rsidDel="00000000" w:rsidR="00000000" w:rsidRPr="00000000">
        <w:rPr>
          <w:rtl w:val="0"/>
        </w:rPr>
        <w:t xml:space="preserve">XXX</w:t>
      </w:r>
    </w:p>
    <w:p w:rsidR="00000000" w:rsidDel="00000000" w:rsidP="00000000" w:rsidRDefault="00000000" w:rsidRPr="00000000" w14:paraId="0000004A">
      <w:pPr>
        <w:pStyle w:val="Heading2"/>
        <w:rPr>
          <w:color w:val="6aa84f"/>
        </w:rPr>
      </w:pPr>
      <w:bookmarkStart w:colFirst="0" w:colLast="0" w:name="_seg5qd7iqbsa" w:id="5"/>
      <w:bookmarkEnd w:id="5"/>
      <w:r w:rsidDel="00000000" w:rsidR="00000000" w:rsidRPr="00000000">
        <w:rPr>
          <w:color w:val="6aa84f"/>
          <w:rtl w:val="0"/>
        </w:rPr>
        <w:t xml:space="preserve">How [state] organizes its project lists </w:t>
      </w:r>
    </w:p>
    <w:p w:rsidR="00000000" w:rsidDel="00000000" w:rsidP="00000000" w:rsidRDefault="00000000" w:rsidRPr="00000000" w14:paraId="0000004B">
      <w:pPr>
        <w:rPr/>
      </w:pPr>
      <w:r w:rsidDel="00000000" w:rsidR="00000000" w:rsidRPr="00000000">
        <w:rPr>
          <w:rtl w:val="0"/>
        </w:rPr>
        <w:t xml:space="preserve">XXX</w:t>
      </w:r>
    </w:p>
    <w:p w:rsidR="00000000" w:rsidDel="00000000" w:rsidP="00000000" w:rsidRDefault="00000000" w:rsidRPr="00000000" w14:paraId="0000004C">
      <w:pPr>
        <w:pStyle w:val="Heading2"/>
        <w:rPr>
          <w:color w:val="6aa84f"/>
        </w:rPr>
      </w:pPr>
      <w:bookmarkStart w:colFirst="0" w:colLast="0" w:name="_e4slu628qs6j" w:id="6"/>
      <w:bookmarkEnd w:id="6"/>
      <w:r w:rsidDel="00000000" w:rsidR="00000000" w:rsidRPr="00000000">
        <w:rPr>
          <w:color w:val="6aa84f"/>
          <w:rtl w:val="0"/>
        </w:rPr>
        <w:t xml:space="preserve">Allocation of principal forgiveness and other additional subsidies </w:t>
      </w:r>
    </w:p>
    <w:p w:rsidR="00000000" w:rsidDel="00000000" w:rsidP="00000000" w:rsidRDefault="00000000" w:rsidRPr="00000000" w14:paraId="0000004D">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4E">
      <w:pPr>
        <w:rPr>
          <w:sz w:val="20"/>
          <w:szCs w:val="20"/>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04F">
      <w:pPr>
        <w:pStyle w:val="Heading2"/>
        <w:rPr>
          <w:b w:val="1"/>
          <w:bCs w:val="1"/>
          <w:sz w:val="20"/>
          <w:szCs w:val="20"/>
        </w:rPr>
      </w:pPr>
      <w:bookmarkStart w:colFirst="0" w:colLast="0" w:name="_oa86v8ns3tpy" w:id="7"/>
      <w:bookmarkEnd w:id="7"/>
      <w:r w:rsidDel="00000000" w:rsidR="00000000" w:rsidRPr="00000000">
        <w:rPr>
          <w:color w:val="6aa84f"/>
          <w:rtl w:val="0"/>
        </w:rPr>
        <w:t xml:space="preserve">DAC Definition</w:t>
      </w: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sz w:val="20"/>
          <w:szCs w:val="20"/>
          <w:rtl w:val="0"/>
        </w:rPr>
        <w:t xml:space="preserve">Mississippi’s DWSRF program defines “disadvantaged community” (DAC) as follows: Any Loan Recipient (LR) that has a Median Household Income less than the Median Household Income of the State of Mississippi as a whole is eligible for principal forgiveness as a DAC. DACs with a lower MHI are eligible to receive a larger percentage of project costs as PF from the base grant. See the IUP at page 16. </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pPr>
      <w:r w:rsidDel="00000000" w:rsidR="00000000" w:rsidRPr="00000000">
        <w:rPr>
          <w:sz w:val="20"/>
          <w:szCs w:val="20"/>
          <w:rtl w:val="0"/>
        </w:rPr>
        <w:t xml:space="preserve">In addition to principal forgiveness (max capped at $500,000), Mississippi offers an extended loan repayment program of up to 40 years for DACs, so long as the repayment period does not exceed the design life of the project. </w:t>
      </w:r>
      <w:r w:rsidDel="00000000" w:rsidR="00000000" w:rsidRPr="00000000">
        <w:rPr>
          <w:rtl w:val="0"/>
        </w:rPr>
      </w:r>
    </w:p>
    <w:p w:rsidR="00000000" w:rsidDel="00000000" w:rsidP="00000000" w:rsidRDefault="00000000" w:rsidRPr="00000000" w14:paraId="00000053">
      <w:pPr>
        <w:pStyle w:val="Heading2"/>
        <w:rPr>
          <w:color w:val="6aa84f"/>
        </w:rPr>
      </w:pPr>
      <w:bookmarkStart w:colFirst="0" w:colLast="0" w:name="_i942e0yov768" w:id="8"/>
      <w:bookmarkEnd w:id="8"/>
      <w:r w:rsidDel="00000000" w:rsidR="00000000" w:rsidRPr="00000000">
        <w:rPr>
          <w:color w:val="6aa84f"/>
          <w:rtl w:val="0"/>
        </w:rPr>
        <w:t xml:space="preserve">Project Ranking for Distribution of Loans and Principal Forgiveness</w:t>
      </w:r>
    </w:p>
    <w:p w:rsidR="00000000" w:rsidDel="00000000" w:rsidP="00000000" w:rsidRDefault="00000000" w:rsidRPr="00000000" w14:paraId="00000054">
      <w:pPr>
        <w:rPr/>
      </w:pPr>
      <w:r w:rsidDel="00000000" w:rsidR="00000000" w:rsidRPr="00000000">
        <w:rPr>
          <w:rtl w:val="0"/>
        </w:rPr>
        <w:t xml:space="preserve">XXX</w:t>
      </w:r>
    </w:p>
    <w:p w:rsidR="00000000" w:rsidDel="00000000" w:rsidP="00000000" w:rsidRDefault="00000000" w:rsidRPr="00000000" w14:paraId="00000055">
      <w:pPr>
        <w:pStyle w:val="Heading2"/>
        <w:rPr>
          <w:color w:val="6aa84f"/>
        </w:rPr>
      </w:pPr>
      <w:bookmarkStart w:colFirst="0" w:colLast="0" w:name="_h22e52ip0fie" w:id="9"/>
      <w:bookmarkEnd w:id="9"/>
      <w:r w:rsidDel="00000000" w:rsidR="00000000" w:rsidRPr="00000000">
        <w:rPr>
          <w:color w:val="6aa84f"/>
          <w:rtl w:val="0"/>
        </w:rPr>
        <w:t xml:space="preserve">Interest rates and fees </w:t>
      </w:r>
    </w:p>
    <w:p w:rsidR="00000000" w:rsidDel="00000000" w:rsidP="00000000" w:rsidRDefault="00000000" w:rsidRPr="00000000" w14:paraId="00000056">
      <w:pPr>
        <w:rPr/>
      </w:pPr>
      <w:r w:rsidDel="00000000" w:rsidR="00000000" w:rsidRPr="00000000">
        <w:rPr>
          <w:rtl w:val="0"/>
        </w:rPr>
        <w:t xml:space="preserve">XXX</w:t>
      </w:r>
    </w:p>
    <w:p w:rsidR="00000000" w:rsidDel="00000000" w:rsidP="00000000" w:rsidRDefault="00000000" w:rsidRPr="00000000" w14:paraId="00000057">
      <w:pPr>
        <w:pStyle w:val="Heading2"/>
        <w:rPr>
          <w:color w:val="6aa84f"/>
        </w:rPr>
      </w:pPr>
      <w:bookmarkStart w:colFirst="0" w:colLast="0" w:name="_hwsuw41ojs6b" w:id="10"/>
      <w:bookmarkEnd w:id="10"/>
      <w:r w:rsidDel="00000000" w:rsidR="00000000" w:rsidRPr="00000000">
        <w:rPr>
          <w:color w:val="6aa84f"/>
          <w:rtl w:val="0"/>
        </w:rPr>
        <w:t xml:space="preserve">Set-Asides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color w:val="6aa84f"/>
        </w:rPr>
      </w:pPr>
      <w:bookmarkStart w:colFirst="0" w:colLast="0" w:name="_x3ifeivq55rk" w:id="11"/>
      <w:bookmarkEnd w:id="11"/>
      <w:r w:rsidDel="00000000" w:rsidR="00000000" w:rsidRPr="00000000">
        <w:rPr>
          <w:color w:val="6aa84f"/>
          <w:rtl w:val="0"/>
        </w:rPr>
        <w:t xml:space="preserve">Key policy changes, compared to prior years </w:t>
      </w:r>
    </w:p>
    <w:p w:rsidR="00000000" w:rsidDel="00000000" w:rsidP="00000000" w:rsidRDefault="00000000" w:rsidRPr="00000000" w14:paraId="0000005A">
      <w:pPr>
        <w:rPr/>
      </w:pPr>
      <w:r w:rsidDel="00000000" w:rsidR="00000000" w:rsidRPr="00000000">
        <w:rPr>
          <w:rtl w:val="0"/>
        </w:rPr>
        <w:t xml:space="preserve">XXX</w:t>
      </w:r>
    </w:p>
    <w:p w:rsidR="00000000" w:rsidDel="00000000" w:rsidP="00000000" w:rsidRDefault="00000000" w:rsidRPr="00000000" w14:paraId="0000005B">
      <w:pPr>
        <w:pStyle w:val="Heading2"/>
        <w:rPr>
          <w:color w:val="6aa84f"/>
        </w:rPr>
      </w:pPr>
      <w:bookmarkStart w:colFirst="0" w:colLast="0" w:name="_pheuucyg65kz" w:id="12"/>
      <w:bookmarkEnd w:id="12"/>
      <w:r w:rsidDel="00000000" w:rsidR="00000000" w:rsidRPr="00000000">
        <w:rPr>
          <w:color w:val="6aa84f"/>
          <w:rtl w:val="0"/>
        </w:rPr>
        <w:t xml:space="preserve">Other items of interest noted during EPIC’s review of the source documents </w:t>
      </w:r>
    </w:p>
    <w:p w:rsidR="00000000" w:rsidDel="00000000" w:rsidP="00000000" w:rsidRDefault="00000000" w:rsidRPr="00000000" w14:paraId="0000005C">
      <w:pPr>
        <w:rPr>
          <w:sz w:val="20"/>
          <w:szCs w:val="20"/>
        </w:rPr>
      </w:pPr>
      <w:r w:rsidDel="00000000" w:rsidR="00000000" w:rsidRPr="00000000">
        <w:rPr>
          <w:sz w:val="20"/>
          <w:szCs w:val="20"/>
          <w:rtl w:val="0"/>
        </w:rPr>
        <w:t xml:space="preserve">Mississippi provides two types of lists:</w:t>
      </w:r>
    </w:p>
    <w:p w:rsidR="00000000" w:rsidDel="00000000" w:rsidP="00000000" w:rsidRDefault="00000000" w:rsidRPr="00000000" w14:paraId="0000005D">
      <w:pPr>
        <w:numPr>
          <w:ilvl w:val="0"/>
          <w:numId w:val="1"/>
        </w:numPr>
        <w:ind w:left="720" w:hanging="360"/>
        <w:rPr>
          <w:sz w:val="20"/>
          <w:szCs w:val="20"/>
        </w:rPr>
      </w:pPr>
      <w:r w:rsidDel="00000000" w:rsidR="00000000" w:rsidRPr="00000000">
        <w:rPr>
          <w:b w:val="1"/>
          <w:bCs w:val="1"/>
          <w:sz w:val="20"/>
          <w:szCs w:val="20"/>
          <w:rtl w:val="0"/>
        </w:rPr>
        <w:t xml:space="preserve">Priority List</w:t>
      </w:r>
      <w:r w:rsidDel="00000000" w:rsidR="00000000" w:rsidRPr="00000000">
        <w:rPr>
          <w:sz w:val="20"/>
          <w:szCs w:val="20"/>
          <w:rtl w:val="0"/>
        </w:rPr>
        <w:t xml:space="preserve">: Provides a ranked list of all projects that meet all submission deadlines, and are projected to be ready to proceed during the FFY. The Priority List has a “funding line,” above which projects are expected to receive funding for that SFY (although SFY25 does not have a visible “funding line”).  </w:t>
      </w:r>
    </w:p>
    <w:p w:rsidR="00000000" w:rsidDel="00000000" w:rsidP="00000000" w:rsidRDefault="00000000" w:rsidRPr="00000000" w14:paraId="0000005E">
      <w:pPr>
        <w:numPr>
          <w:ilvl w:val="0"/>
          <w:numId w:val="1"/>
        </w:numPr>
        <w:ind w:left="720" w:hanging="360"/>
        <w:rPr>
          <w:sz w:val="20"/>
          <w:szCs w:val="20"/>
        </w:rPr>
      </w:pPr>
      <w:r w:rsidDel="00000000" w:rsidR="00000000" w:rsidRPr="00000000">
        <w:rPr>
          <w:b w:val="1"/>
          <w:bCs w:val="1"/>
          <w:sz w:val="20"/>
          <w:szCs w:val="20"/>
          <w:rtl w:val="0"/>
        </w:rPr>
        <w:t xml:space="preserve">Planning List</w:t>
      </w:r>
      <w:r w:rsidDel="00000000" w:rsidR="00000000" w:rsidRPr="00000000">
        <w:rPr>
          <w:sz w:val="20"/>
          <w:szCs w:val="20"/>
          <w:rtl w:val="0"/>
        </w:rPr>
        <w:t xml:space="preserve">: Provides a ranked list of all projects that did not meet all submission deadlines, are not projected to be ready to proceed during the FFY, or had multiple requests and asked to be placed on the Planning List. For projects on the Planning List, a determination of a project’s program eligibility cannot be completed until the facilities plan has been submitted and reviewed.</w:t>
      </w:r>
      <w:r w:rsidDel="00000000" w:rsidR="00000000" w:rsidRPr="00000000">
        <w:rPr>
          <w:rtl w:val="0"/>
        </w:rPr>
      </w:r>
    </w:p>
    <w:p w:rsidR="00000000" w:rsidDel="00000000" w:rsidP="00000000" w:rsidRDefault="00000000" w:rsidRPr="00000000" w14:paraId="0000005F">
      <w:pPr>
        <w:pStyle w:val="Heading2"/>
        <w:rPr>
          <w:color w:val="6aa84f"/>
        </w:rPr>
      </w:pPr>
      <w:bookmarkStart w:colFirst="0" w:colLast="0" w:name="_dkrebb7scnnt" w:id="13"/>
      <w:bookmarkEnd w:id="13"/>
      <w:r w:rsidDel="00000000" w:rsidR="00000000" w:rsidRPr="00000000">
        <w:rPr>
          <w:color w:val="6aa84f"/>
          <w:u w:val="single"/>
          <w:rtl w:val="0"/>
        </w:rPr>
        <w:t xml:space="preserve">Key Takeaways</w:t>
      </w:r>
      <w:r w:rsidDel="00000000" w:rsidR="00000000" w:rsidRPr="00000000">
        <w:rPr>
          <w:color w:val="6aa84f"/>
          <w:rtl w:val="0"/>
        </w:rPr>
        <w:t xml:space="preserve"> </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numPr>
          <w:ilvl w:val="0"/>
          <w:numId w:val="3"/>
        </w:numPr>
        <w:ind w:left="720" w:hanging="360"/>
        <w:rPr>
          <w:sz w:val="20"/>
          <w:szCs w:val="20"/>
        </w:rPr>
      </w:pPr>
      <w:r w:rsidDel="00000000" w:rsidR="00000000" w:rsidRPr="00000000">
        <w:rPr>
          <w:sz w:val="20"/>
          <w:szCs w:val="20"/>
          <w:rtl w:val="0"/>
        </w:rPr>
        <w:t xml:space="preserve">X</w:t>
      </w:r>
      <w:r w:rsidDel="00000000" w:rsidR="00000000" w:rsidRPr="00000000">
        <w:rPr>
          <w:rtl w:val="0"/>
        </w:rPr>
      </w:r>
    </w:p>
    <w:sectPr>
      <w:headerReference r:id="rId11" w:type="default"/>
      <w:footerReference r:id="rId12" w:type="default"/>
      <w:pgSz w:h="15840" w:w="12240"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sz w:val="16"/>
        <w:szCs w:val="16"/>
      </w:rPr>
    </w:pPr>
    <w:r w:rsidDel="00000000" w:rsidR="00000000" w:rsidRPr="00000000">
      <w:rPr>
        <w:rtl w:val="0"/>
      </w:rPr>
    </w:r>
  </w:p>
  <w:p w:rsidR="00000000" w:rsidDel="00000000" w:rsidP="00000000" w:rsidRDefault="00000000" w:rsidRPr="00000000" w14:paraId="00000065">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msdh.ms.gov/page/44,0,127.html" TargetMode="External"/><Relationship Id="rId12" Type="http://schemas.openxmlformats.org/officeDocument/2006/relationships/footer" Target="footer1.xml"/><Relationship Id="rId9" Type="http://schemas.openxmlformats.org/officeDocument/2006/relationships/hyperlink" Target="https://msdh.ms.gov/page/44,0,127.html" TargetMode="External"/><Relationship Id="rId5" Type="http://schemas.openxmlformats.org/officeDocument/2006/relationships/styles" Target="styles.xml"/><Relationship Id="rId6" Type="http://schemas.openxmlformats.org/officeDocument/2006/relationships/hyperlink" Target="https://drive.google.com/file/d/1aNBsWzR84FkukJadVEVAHdN0w4scgIyq/view?usp=sharing" TargetMode="External"/><Relationship Id="rId7" Type="http://schemas.openxmlformats.org/officeDocument/2006/relationships/hyperlink" Target="https://docs.google.com/spreadsheets/d/10NcgSJAZedRNDTq7_9-UJUefF6tQ6RYhvVSib_Dc-3Y/edit?gid=2138693262#gid=2138693262" TargetMode="External"/><Relationship Id="rId8" Type="http://schemas.openxmlformats.org/officeDocument/2006/relationships/hyperlink" Target="https://msdh.ms.gov/page/44,0,127.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