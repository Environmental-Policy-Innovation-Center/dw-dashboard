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3cezleov4q65" w:id="0"/>
      <w:bookmarkEnd w:id="0"/>
      <w:r w:rsidDel="00000000" w:rsidR="00000000" w:rsidRPr="00000000">
        <w:rPr>
          <w:b w:val="1"/>
          <w:bCs w:val="1"/>
          <w:rtl w:val="0"/>
        </w:rPr>
        <w:t xml:space="preserve">Minnesota Data Dictionary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Last updated: 10/23/2025; DG Finalized 10/29/2025; DG re-approved 4/17/2026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Standardized categories in dashboard: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</w:t>
      </w:r>
      <w:r w:rsidDel="00000000" w:rsidR="00000000" w:rsidRPr="00000000">
        <w:rPr>
          <w:sz w:val="20"/>
          <w:szCs w:val="20"/>
          <w:rtl w:val="0"/>
        </w:rPr>
        <w:t xml:space="preserve"> A specific column naming a municipality or county associated with the project or water system. But note that “borrower” information will often also contain municipality names - this does not necessarily indicate that the project will benefit the municipality referenced in the applicant name, because some utilities have regional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</w:t>
      </w:r>
      <w:r w:rsidDel="00000000" w:rsidR="00000000" w:rsidRPr="00000000">
        <w:rPr>
          <w:sz w:val="20"/>
          <w:szCs w:val="20"/>
          <w:rtl w:val="0"/>
        </w:rPr>
        <w:t xml:space="preserve">: Community water system or municipality receiving the funding.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</w:t>
      </w:r>
      <w:r w:rsidDel="00000000" w:rsidR="00000000" w:rsidRPr="00000000">
        <w:rPr>
          <w:sz w:val="20"/>
          <w:szCs w:val="20"/>
          <w:rtl w:val="0"/>
        </w:rPr>
        <w:t xml:space="preserve">: Unique ID for each community water system in a state.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</w:t>
      </w:r>
      <w:r w:rsidDel="00000000" w:rsidR="00000000" w:rsidRPr="00000000">
        <w:rPr>
          <w:sz w:val="20"/>
          <w:szCs w:val="20"/>
          <w:rtl w:val="0"/>
        </w:rPr>
        <w:t xml:space="preserve"> A unique identifier for the project provided in the source document(s). This could be a number or text, but should be concise and unique to the specific project listed.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A short, descriptive title of the project that may or may not be unique to each project.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</w:t>
      </w:r>
      <w:r w:rsidDel="00000000" w:rsidR="00000000" w:rsidRPr="00000000">
        <w:rPr>
          <w:sz w:val="20"/>
          <w:szCs w:val="20"/>
          <w:rtl w:val="0"/>
        </w:rPr>
        <w:t xml:space="preserve">: Whether the project relates to "Lead" "Emerging Contaminants," or "General" 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  <w:r w:rsidDel="00000000" w:rsidR="00000000" w:rsidRPr="00000000">
        <w:rPr>
          <w:sz w:val="20"/>
          <w:szCs w:val="20"/>
          <w:rtl w:val="0"/>
        </w:rPr>
        <w:t xml:space="preserve">Cost of the project for which SRF assistance is sought.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Amount of SRF assistance requested for the project.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</w:t>
      </w:r>
      <w:r w:rsidDel="00000000" w:rsidR="00000000" w:rsidRPr="00000000">
        <w:rPr>
          <w:sz w:val="20"/>
          <w:szCs w:val="20"/>
          <w:rtl w:val="0"/>
        </w:rPr>
        <w:t xml:space="preserve">: Estimated total amount of SRF funding awarded to the project, including principal forgiveness.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Forgiveness</w:t>
      </w:r>
      <w:r w:rsidDel="00000000" w:rsidR="00000000" w:rsidRPr="00000000">
        <w:rPr>
          <w:sz w:val="20"/>
          <w:szCs w:val="20"/>
          <w:rtl w:val="0"/>
        </w:rPr>
        <w:t xml:space="preserve">: Estimated portion of awarded SRF funding not required to be repaid; forgiven upon closing the loan.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</w:t>
      </w:r>
      <w:r w:rsidDel="00000000" w:rsidR="00000000" w:rsidRPr="00000000">
        <w:rPr>
          <w:sz w:val="20"/>
          <w:szCs w:val="20"/>
          <w:rtl w:val="0"/>
        </w:rPr>
        <w:t xml:space="preserve">: Number of individuals reportedly served by the borrower.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</w:t>
      </w:r>
      <w:r w:rsidDel="00000000" w:rsidR="00000000" w:rsidRPr="00000000">
        <w:rPr>
          <w:sz w:val="20"/>
          <w:szCs w:val="20"/>
          <w:rtl w:val="0"/>
        </w:rPr>
        <w:t xml:space="preserve">: Text in the source document(s) which indicates the type, location, and/or nature of the project (e.g., “water main replacement in [city] along 6th and 10th avenues”; “Upgrade filtration system at South Shore water treatment plant”; “lead service line replacement in south quadrant, Village of Shorewood”).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</w:t>
      </w:r>
      <w:r w:rsidDel="00000000" w:rsidR="00000000" w:rsidRPr="00000000">
        <w:rPr>
          <w:sz w:val="20"/>
          <w:szCs w:val="20"/>
          <w:rtl w:val="0"/>
        </w:rPr>
        <w:t xml:space="preserve">: Whether the borrower qualifies as a state-defined disadvantaged community (DAC).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</w:t>
      </w:r>
      <w:r w:rsidDel="00000000" w:rsidR="00000000" w:rsidRPr="00000000">
        <w:rPr>
          <w:sz w:val="20"/>
          <w:szCs w:val="20"/>
          <w:rtl w:val="0"/>
        </w:rPr>
        <w:t xml:space="preserve">: State's rank of the project based on their state-specific scoring system.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</w:t>
      </w:r>
      <w:r w:rsidDel="00000000" w:rsidR="00000000" w:rsidRPr="00000000">
        <w:rPr>
          <w:sz w:val="20"/>
          <w:szCs w:val="20"/>
          <w:rtl w:val="0"/>
        </w:rPr>
        <w:t xml:space="preserve"> The project’s total score based on the state’s scoring system.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  <w:r w:rsidDel="00000000" w:rsidR="00000000" w:rsidRPr="00000000">
        <w:rPr>
          <w:sz w:val="20"/>
          <w:szCs w:val="20"/>
          <w:rtl w:val="0"/>
        </w:rPr>
        <w:t xml:space="preserve">Whether or not the state has designated a funding award for a project for which an application for SRF assistance has been received.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Yes:</w:t>
      </w:r>
      <w:r w:rsidDel="00000000" w:rsidR="00000000" w:rsidRPr="00000000">
        <w:rPr>
          <w:sz w:val="20"/>
          <w:szCs w:val="20"/>
          <w:rtl w:val="0"/>
        </w:rPr>
        <w:t xml:space="preserve"> Projects the state has indicated will receive an SRF award in the analyzed funding cycle.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No: </w:t>
      </w:r>
      <w:r w:rsidDel="00000000" w:rsidR="00000000" w:rsidRPr="00000000">
        <w:rPr>
          <w:sz w:val="20"/>
          <w:szCs w:val="20"/>
          <w:rtl w:val="0"/>
        </w:rPr>
        <w:t xml:space="preserve">Projects for which funding applications have been received by the state, but for which an SRF award has not been designated in the analyzed funding cycle.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 Information</w:t>
      </w:r>
      <w:r w:rsidDel="00000000" w:rsidR="00000000" w:rsidRPr="00000000">
        <w:rPr>
          <w:sz w:val="20"/>
          <w:szCs w:val="20"/>
          <w:rtl w:val="0"/>
        </w:rPr>
        <w:t xml:space="preserve">: Projects for which expecting funding status is unknown.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State documents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from which data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2024 SRF funding cycle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has been collected: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color w:val="000000"/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Drinking Water Revolving Fund 2024 Intended Use Plan</w:t>
        </w:r>
      </w:hyperlink>
      <w:r w:rsidDel="00000000" w:rsidR="00000000" w:rsidRPr="00000000">
        <w:rPr>
          <w:sz w:val="20"/>
          <w:szCs w:val="20"/>
          <w:rtl w:val="0"/>
        </w:rPr>
        <w:t xml:space="preserve">, Final, December 2024 (SFY24 Comprehensive IUP)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DWRF 2024 Intended Use Plan Table 1a. </w:t>
      </w:r>
      <w:commentRangeStart w:id="0"/>
      <w:commentRangeStart w:id="1"/>
      <w:r w:rsidDel="00000000" w:rsidR="00000000" w:rsidRPr="00000000">
        <w:rPr>
          <w:sz w:val="20"/>
          <w:szCs w:val="20"/>
          <w:rtl w:val="0"/>
        </w:rPr>
        <w:t xml:space="preserve">Project List -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and Emerging Contaminant Projects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0"/>
          <w:szCs w:val="20"/>
          <w:rtl w:val="0"/>
        </w:rPr>
        <w:t xml:space="preserve">, PDF p. 18-22 PART A - FUNDABLE: Carryover Projects From Prior IUPs &amp; PART B - FUNDABLE: New Project Requests (SFY24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DWRF 2024 Intended Use Plan Table 1a. Project List -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and Emerging Contaminant Projects, PDF p.22-23 Projects not eligible at this time (Referred to RD, below fundable range, or outside 2024 IUP timeframe) (SFY24 Not Eligible List)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DWRF 2024 Intended Use Plan Table 1b. Project List - Lead Service Line Projects, PDF p. 24-26 PART A - FUNDABLE: Carryover Projects From Prior IUPs - Lead Service Lines &amp; PART B - FUNDABLE: New Project Requests - Lead Service Lines (SFY24 LSL Fundable List)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Minnesota Drinking Water Revolving Fund 2024 Project Priority List Priority Order, PDF p.32-46 (SFY24 Comprehensive List)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that the PPL continues on PDF p. 47-75 but contains the same projects in alphabetical order. No need to scrape this alphabetical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Scraped On: 2025-12-05 | Last Scraped By: EmmaLi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Last Reviewed On:  | Last Reviewed By: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 standardization: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This list identifies how we interpreted state data from the above project list(s) to align with the standardized categories in the dashboard. Italicized text denotes a column name from a table within the source document(s); text in quotation marks denotes a value within the tables.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Geographic Reference: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Borrower: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System Name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System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PWSID: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Number </w:t>
      </w:r>
      <w:r w:rsidDel="00000000" w:rsidR="00000000" w:rsidRPr="00000000">
        <w:rPr>
          <w:sz w:val="20"/>
          <w:szCs w:val="20"/>
          <w:rtl w:val="0"/>
        </w:rPr>
        <w:t xml:space="preserve">with “MN” prepended, and any characters removed after and including the dash symbol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ID </w:t>
      </w:r>
      <w:r w:rsidDel="00000000" w:rsidR="00000000" w:rsidRPr="00000000">
        <w:rPr>
          <w:sz w:val="20"/>
          <w:szCs w:val="20"/>
          <w:rtl w:val="0"/>
        </w:rPr>
        <w:t xml:space="preserve">with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</w:t>
      </w:r>
      <w:r w:rsidDel="00000000" w:rsidR="00000000" w:rsidRPr="00000000">
        <w:rPr>
          <w:sz w:val="20"/>
          <w:szCs w:val="20"/>
          <w:rtl w:val="0"/>
        </w:rPr>
        <w:t xml:space="preserve">MN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” </w:t>
      </w:r>
      <w:r w:rsidDel="00000000" w:rsidR="00000000" w:rsidRPr="00000000">
        <w:rPr>
          <w:sz w:val="20"/>
          <w:szCs w:val="20"/>
          <w:rtl w:val="0"/>
        </w:rPr>
        <w:t xml:space="preserve">prepended, and any characters removed after and including the dash symbol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ID: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Number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ID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Name: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Type: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General projects: </w:t>
      </w:r>
    </w:p>
    <w:p w:rsidR="00000000" w:rsidDel="00000000" w:rsidP="00000000" w:rsidRDefault="00000000" w:rsidRPr="00000000" w14:paraId="00000034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All projects on the 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Not Eligible List, and SFY24 Comprehensive List that are not lead or EC projects are general projects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Lead projects: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</w:t>
      </w:r>
      <w:r w:rsidDel="00000000" w:rsidR="00000000" w:rsidRPr="00000000">
        <w:rPr>
          <w:sz w:val="20"/>
          <w:szCs w:val="20"/>
          <w:rtl w:val="0"/>
        </w:rPr>
        <w:t xml:space="preserve">SFY24 LSL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</w:t>
      </w: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 and SFY24 Not Eligible List</w:t>
      </w:r>
      <w:r w:rsidDel="00000000" w:rsidR="00000000" w:rsidRPr="00000000">
        <w:rPr>
          <w:sz w:val="20"/>
          <w:szCs w:val="20"/>
          <w:rtl w:val="0"/>
        </w:rPr>
        <w:t xml:space="preserve">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  <w:r w:rsidDel="00000000" w:rsidR="00000000" w:rsidRPr="00000000">
        <w:rPr>
          <w:sz w:val="20"/>
          <w:szCs w:val="20"/>
          <w:rtl w:val="0"/>
        </w:rPr>
        <w:t xml:space="preserve">are lead projects or with “eligible” or a $ amount listed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LSL PF Grant (3), Estimated DWRF LSL Loan (4), Estimated State LSL Grant (5) </w:t>
      </w:r>
      <w:r w:rsidDel="00000000" w:rsidR="00000000" w:rsidRPr="00000000">
        <w:rPr>
          <w:sz w:val="20"/>
          <w:szCs w:val="20"/>
          <w:rtl w:val="0"/>
        </w:rPr>
        <w:t xml:space="preserve">are lead projects; or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Comprehensive List with “lead” or “LSL”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sz w:val="20"/>
          <w:szCs w:val="20"/>
          <w:rtl w:val="0"/>
        </w:rPr>
        <w:t xml:space="preserve">are lead projects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EC projects:</w:t>
      </w:r>
    </w:p>
    <w:p w:rsidR="00000000" w:rsidDel="00000000" w:rsidP="00000000" w:rsidRDefault="00000000" w:rsidRPr="00000000" w14:paraId="0000003A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 and SFY24 Not Eligible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 </w:t>
      </w:r>
      <w:r w:rsidDel="00000000" w:rsidR="00000000" w:rsidRPr="00000000">
        <w:rPr>
          <w:sz w:val="20"/>
          <w:szCs w:val="20"/>
          <w:rtl w:val="0"/>
        </w:rPr>
        <w:t xml:space="preserve">are EC projects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or</w:t>
      </w:r>
      <w:r w:rsidDel="00000000" w:rsidR="00000000" w:rsidRPr="00000000">
        <w:rPr>
          <w:sz w:val="20"/>
          <w:szCs w:val="20"/>
          <w:rtl w:val="0"/>
        </w:rPr>
        <w:t xml:space="preserve"> “eligible”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or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a $ amount listed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Emerging Contaminant PF Grant NOT FINAL (1) </w:t>
      </w:r>
      <w:r w:rsidDel="00000000" w:rsidR="00000000" w:rsidRPr="00000000">
        <w:rPr>
          <w:sz w:val="20"/>
          <w:szCs w:val="20"/>
          <w:rtl w:val="0"/>
        </w:rPr>
        <w:t xml:space="preserve">are EC projects; or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Comprehensive List with “cyanotoxin,” “dioxane,” “IIJA EC,” “IIJA-EC,” “BIL EC,” “BIL-EC,” “emerging containment,” “emerging contaminant,” “lithium,” “manganese,” “Mn,” “Perfluoro-n-pentanoic acid,” “PFPeA,” “PFAS,” “PFOA,” “PFOS,” “DBP,” “disinfection byproduct,” “HAA5,” “haloacetic acid,” “trihalomethane,” “THM,” or “Unregulated Contaminant Monitoring Rule”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</w:t>
      </w:r>
      <w:r w:rsidDel="00000000" w:rsidR="00000000" w:rsidRPr="00000000">
        <w:rPr>
          <w:sz w:val="20"/>
          <w:szCs w:val="20"/>
          <w:rtl w:val="0"/>
        </w:rPr>
        <w:t xml:space="preserve">are EC projects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Cost: 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Project Cost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Cost</w:t>
      </w:r>
    </w:p>
    <w:p w:rsidR="00000000" w:rsidDel="00000000" w:rsidP="00000000" w:rsidRDefault="00000000" w:rsidRPr="00000000" w14:paraId="0000003F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 that the amounts listed under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Project Cost</w:t>
      </w:r>
      <w:r w:rsidDel="00000000" w:rsidR="00000000" w:rsidRPr="00000000">
        <w:rPr>
          <w:sz w:val="20"/>
          <w:szCs w:val="20"/>
          <w:rtl w:val="0"/>
        </w:rPr>
        <w:t xml:space="preserve"> 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Cost</w:t>
      </w:r>
      <w:r w:rsidDel="00000000" w:rsidR="00000000" w:rsidRPr="00000000">
        <w:rPr>
          <w:sz w:val="20"/>
          <w:szCs w:val="20"/>
          <w:rtl w:val="0"/>
        </w:rPr>
        <w:t xml:space="preserve"> are NOT the same,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Project Cost</w:t>
      </w:r>
      <w:r w:rsidDel="00000000" w:rsidR="00000000" w:rsidRPr="00000000">
        <w:rPr>
          <w:sz w:val="20"/>
          <w:szCs w:val="20"/>
          <w:rtl w:val="0"/>
        </w:rPr>
        <w:t xml:space="preserve"> is used when both are present.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Requested Amount: </w:t>
      </w:r>
      <w:r w:rsidDel="00000000" w:rsidR="00000000" w:rsidRPr="00000000">
        <w:rPr>
          <w:sz w:val="20"/>
          <w:szCs w:val="20"/>
          <w:rtl w:val="0"/>
        </w:rPr>
        <w:t xml:space="preserve">No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Funding Amount: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List: 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DWSRF funds: Sum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Loan, Estimated DWRF Emerging Contaminant PF Grant NOT FINAL (1), Estimated DWRF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Disadvantgd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Community Principal Forgiveness NOT FINAL (2)</w:t>
      </w:r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numPr>
          <w:ilvl w:val="3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For additional state/federal funds: Sum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WIF Grant NOT FINAL (3), State or Federal Appropriation,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and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Other Funds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SFY24 LSL Fundable List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For DWSRF funds: Sum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LSL PF Grant (3)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LSL Loan (4)</w:t>
      </w:r>
    </w:p>
    <w:p w:rsidR="00000000" w:rsidDel="00000000" w:rsidP="00000000" w:rsidRDefault="00000000" w:rsidRPr="00000000" w14:paraId="00000047">
      <w:pPr>
        <w:numPr>
          <w:ilvl w:val="3"/>
          <w:numId w:val="3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Note: For additional state/federal funds: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State LSL Grant (6)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Principal Forgiveness: 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List: Sum of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Emerging Contaminant PF Grant NOT FINAL (1) </w:t>
      </w:r>
      <w:r w:rsidDel="00000000" w:rsidR="00000000" w:rsidRPr="00000000">
        <w:rPr>
          <w:sz w:val="20"/>
          <w:szCs w:val="20"/>
          <w:rtl w:val="0"/>
        </w:rPr>
        <w:t xml:space="preserve">and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Disadvantgd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Community Principal Forgiveness NOT FINAL (2)</w:t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 For additional state/federal funds: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WIF Grant NOT FINAL (3)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LSL Fundable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LSL PF Grant (3)</w:t>
      </w:r>
    </w:p>
    <w:p w:rsidR="00000000" w:rsidDel="00000000" w:rsidP="00000000" w:rsidRDefault="00000000" w:rsidRPr="00000000" w14:paraId="0000004C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 For additional state/federal funds: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State LSL Grant (5)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Population: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Population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Description: 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 Description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Project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Disadvantaged: 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projects on the SFY24 General &amp; EC Fundable List and SFY24 Not Eligible List Projects with a dollar amount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Disadvantgd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Community Principal Forgiveness NOT FINAL (2) </w:t>
      </w:r>
      <w:r w:rsidDel="00000000" w:rsidR="00000000" w:rsidRPr="00000000">
        <w:rPr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WIF Grant NOT FINAL (3).</w:t>
      </w:r>
    </w:p>
    <w:p w:rsidR="00000000" w:rsidDel="00000000" w:rsidP="00000000" w:rsidRDefault="00000000" w:rsidRPr="00000000" w14:paraId="00000054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LSL Fundable List: Projects with a $ amount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LSL PF Grant (3)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</w:t>
      </w:r>
    </w:p>
    <w:p w:rsidR="00000000" w:rsidDel="00000000" w:rsidP="00000000" w:rsidRDefault="00000000" w:rsidRPr="00000000" w14:paraId="00000056">
      <w:pPr>
        <w:numPr>
          <w:ilvl w:val="2"/>
          <w:numId w:val="3"/>
        </w:numPr>
        <w:ind w:left="2160" w:hanging="360"/>
        <w:rPr>
          <w:del w:author="Phil Cork" w:id="0" w:date="2026-04-17T23:00:25Z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General &amp; EC Fundable List without a $ amount in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Estimated DWRF Disadvantgd Community Principal Forgiveness NOT FINAL (2)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WIF Grant NOT FINAL (3),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del w:author="Phil Cork" w:id="0" w:date="2026-04-17T23:00:25Z">
        <w:r w:rsidDel="00000000" w:rsidR="00000000" w:rsidRPr="00000000">
          <w:rPr>
            <w:sz w:val="20"/>
            <w:szCs w:val="20"/>
            <w:rtl w:val="0"/>
          </w:rPr>
          <w:delText xml:space="preserve">(excluding Part B which is no information) </w:delText>
        </w:r>
      </w:del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SFY25 LSL Fundable List without a $ amount in Estimated DWRF LSL PF Grant (3)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Information:</w:t>
      </w:r>
    </w:p>
    <w:p w:rsidR="00000000" w:rsidDel="00000000" w:rsidP="00000000" w:rsidRDefault="00000000" w:rsidRPr="00000000" w14:paraId="00000059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Comprehensive List that are not also on the SFY24 General &amp; EC Fundable List, SFY24 LSL Fundable List, or SFY24 Not Eligible List</w:t>
      </w:r>
    </w:p>
    <w:p w:rsidR="00000000" w:rsidDel="00000000" w:rsidP="00000000" w:rsidRDefault="00000000" w:rsidRPr="00000000" w14:paraId="0000005A">
      <w:pPr>
        <w:numPr>
          <w:ilvl w:val="2"/>
          <w:numId w:val="3"/>
        </w:numPr>
        <w:ind w:left="2160" w:hanging="360"/>
        <w:rPr>
          <w:ins w:author="Phil Cork" w:id="1" w:date="2026-04-17T23:00:41Z"/>
          <w:sz w:val="20"/>
          <w:szCs w:val="20"/>
          <w:u w:val="none"/>
        </w:rPr>
      </w:pPr>
      <w:ins w:author="Phil Cork" w:id="1" w:date="2026-04-17T23:00:41Z">
        <w:r w:rsidDel="00000000" w:rsidR="00000000" w:rsidRPr="00000000">
          <w:rPr>
            <w:sz w:val="20"/>
            <w:szCs w:val="20"/>
            <w:rtl w:val="0"/>
          </w:rPr>
          <w:t xml:space="preserve">Projects on the SFY24 General and EC Fundable List, Part B</w:t>
        </w:r>
      </w:ins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General and EC Fundable List and SFY24 Not Eligible List with a “-” in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DWRF Disadvantgd Community Principal Forgiveness NOT FINAL (2) </w:t>
      </w:r>
      <w:r w:rsidDel="00000000" w:rsidR="00000000" w:rsidRPr="00000000">
        <w:rPr>
          <w:sz w:val="20"/>
          <w:szCs w:val="20"/>
          <w:rtl w:val="0"/>
        </w:rPr>
        <w:t xml:space="preserve">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Estimated WIF Grant NOT FINAL (3)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C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Rank: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MDH 2024 PPL Rank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Rank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Project Score: 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List, SFY24 LSL Fundable List, and SFY24 Not Eligible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MDH 2024 PPL Points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1440" w:hanging="360"/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SFY24 Comprehensive List: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Expecting Funding?: </w:t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Yes: Projects under the 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 or SFY24 LSL Fundable List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No: </w:t>
      </w:r>
    </w:p>
    <w:p w:rsidR="00000000" w:rsidDel="00000000" w:rsidP="00000000" w:rsidRDefault="00000000" w:rsidRPr="00000000" w14:paraId="00000067">
      <w:pPr>
        <w:numPr>
          <w:ilvl w:val="2"/>
          <w:numId w:val="3"/>
        </w:numPr>
        <w:ind w:left="216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under the SFY Not Eligible List are not expecting funding</w:t>
      </w:r>
    </w:p>
    <w:p w:rsidR="00000000" w:rsidDel="00000000" w:rsidP="00000000" w:rsidRDefault="00000000" w:rsidRPr="00000000" w14:paraId="00000068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Projects on the SFY24 Comprehensive List that are not on the SFY24 </w:t>
      </w:r>
      <w:r w:rsidDel="00000000" w:rsidR="00000000" w:rsidRPr="00000000">
        <w:rPr>
          <w:sz w:val="20"/>
          <w:szCs w:val="20"/>
          <w:rtl w:val="0"/>
        </w:rPr>
        <w:t xml:space="preserve">General</w:t>
      </w:r>
      <w:r w:rsidDel="00000000" w:rsidR="00000000" w:rsidRPr="00000000">
        <w:rPr>
          <w:sz w:val="20"/>
          <w:szCs w:val="20"/>
          <w:rtl w:val="0"/>
        </w:rPr>
        <w:t xml:space="preserve"> &amp; EC Fundable List or SFY24 LSL Fundable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>
          <w:ins w:author="Valerie Nguyen" w:id="2" w:date="2026-04-30T21:40:36Z"/>
          <w:u w:val="single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bookmarkStart w:colFirst="0" w:colLast="0" w:name="_shn169mi8cws" w:id="1"/>
        <w:bookmarkEnd w:id="1"/>
        <w:r w:rsidDel="00000000" w:rsidR="00000000" w:rsidRPr="00000000">
          <w:rPr>
            <w:u w:val="single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Federal and State Funds</w:t>
        </w:r>
      </w:ins>
    </w:p>
    <w:p w:rsidR="00000000" w:rsidDel="00000000" w:rsidP="00000000" w:rsidRDefault="00000000" w:rsidRPr="00000000" w14:paraId="0000006A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B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The data analyst will generate a subset dataframe to include other federal and state fund (OFSF) information. </w:t>
        </w:r>
      </w:ins>
    </w:p>
    <w:p w:rsidR="00000000" w:rsidDel="00000000" w:rsidP="00000000" w:rsidRDefault="00000000" w:rsidRPr="00000000" w14:paraId="0000006C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D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The secondary dataset will be ancillary to the core dataset and used for additional visualizations. This dataset is stored in a separate file in the main S3 bucket, and it includes all the categories above.</w:t>
        </w:r>
      </w:ins>
    </w:p>
    <w:p w:rsidR="00000000" w:rsidDel="00000000" w:rsidP="00000000" w:rsidRDefault="00000000" w:rsidRPr="00000000" w14:paraId="0000006E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6F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Data Standardization: If a category in the core data dictionary above is defined differently for other federal and state funds, we define it below. </w:t>
        </w:r>
      </w:ins>
    </w:p>
    <w:p w:rsidR="00000000" w:rsidDel="00000000" w:rsidP="00000000" w:rsidRDefault="00000000" w:rsidRPr="00000000" w14:paraId="00000070">
      <w:pPr>
        <w:rPr>
          <w:ins w:author="Valerie Nguyen" w:id="2" w:date="2026-04-30T21:40:36Z"/>
          <w:rPrChange w:author="Valerie Nguyen" w:id="3" w:date="2026-04-30T21:40:36Z">
            <w:rPr>
              <w:b w:val="1"/>
              <w:bCs w:val="1"/>
              <w:sz w:val="20"/>
              <w:szCs w:val="20"/>
            </w:rPr>
          </w:rPrChange>
        </w:rPr>
      </w:pPr>
      <w:ins w:author="Valerie Nguyen" w:id="2" w:date="2026-04-30T21:40:36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ins w:author="Valerie Nguyen" w:id="2" w:date="2026-04-30T21:40:36Z"/>
          <w:b w:val="1"/>
          <w:bCs w:val="1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State or Federal Project Cost: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 No Information</w:t>
        </w:r>
      </w:ins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ins w:author="Valerie Nguyen" w:id="2" w:date="2026-04-30T21:40:36Z"/>
          <w:b w:val="1"/>
          <w:bCs w:val="1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State or Federal Requested Amount: 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No Information</w:t>
        </w:r>
      </w:ins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ins w:author="Valerie Nguyen" w:id="2" w:date="2026-04-30T21:40:36Z"/>
          <w:rFonts w:ascii="Calibri" w:cs="Calibri" w:eastAsia="Calibri" w:hAnsi="Calibri"/>
          <w:b w:val="1"/>
          <w:bCs w:val="1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State or Federal Funding Amount: </w:t>
        </w:r>
      </w:ins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  <w:rPr>
          <w:ins w:author="Valerie Nguyen" w:id="2" w:date="2026-04-30T21:40:36Z"/>
          <w:rFonts w:ascii="Calibri" w:cs="Calibri" w:eastAsia="Calibri" w:hAnsi="Calibri"/>
          <w:b w:val="1"/>
          <w:bCs w:val="1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SFY24 General and EC Fundable List and SFY24 Not Eligible List: Sum of</w:t>
        </w:r>
        <w:r w:rsidDel="00000000" w:rsidR="00000000" w:rsidRPr="00000000">
          <w:rPr>
            <w:b w:val="1"/>
            <w:bCs w:val="1"/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Estimated WIF Grant NOT FINAL (3), State or Federal Appropriation,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 and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Funds</w:t>
        </w:r>
      </w:ins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  <w:rPr>
          <w:ins w:author="Valerie Nguyen" w:id="2" w:date="2026-04-30T21:40:36Z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SFY24 LSL Fundable List: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Estimated State LSL Grant (5)</w:t>
        </w:r>
      </w:ins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  <w:rPr>
          <w:ins w:author="Valerie Nguyen" w:id="2" w:date="2026-04-30T21:40:36Z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SFY24 Comprehensive List: No Information</w:t>
        </w:r>
      </w:ins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ins w:author="Valerie Nguyen" w:id="2" w:date="2026-04-30T21:40:36Z"/>
        </w:rPr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Expecting Other State or Federal Funding?: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8">
      <w:pPr>
        <w:numPr>
          <w:ilvl w:val="1"/>
          <w:numId w:val="2"/>
        </w:numPr>
        <w:ind w:left="1440" w:hanging="360"/>
        <w:rPr>
          <w:ins w:author="Valerie Nguyen" w:id="2" w:date="2026-04-30T21:40:36Z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Yes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: </w:t>
        </w:r>
      </w:ins>
    </w:p>
    <w:p w:rsidR="00000000" w:rsidDel="00000000" w:rsidP="00000000" w:rsidRDefault="00000000" w:rsidRPr="00000000" w14:paraId="00000079">
      <w:pPr>
        <w:numPr>
          <w:ilvl w:val="2"/>
          <w:numId w:val="2"/>
        </w:numPr>
        <w:ind w:left="2160" w:hanging="360"/>
        <w:rPr>
          <w:ins w:author="Valerie Nguyen" w:id="2" w:date="2026-04-30T21:40:36Z"/>
          <w:sz w:val="20"/>
          <w:szCs w:val="20"/>
          <w:u w:val="none"/>
        </w:rPr>
      </w:pPr>
      <w:ins w:author="Valerie Nguyen" w:id="2" w:date="2026-04-30T21:40:36Z"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Projects on the SFY24 General and EC Fundable List and SFY24 Not Eligible List with a dollar value in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Estimated WIF Grant NOT FINAL (3)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,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State or Federal Appropriation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, </w:t>
        </w:r>
        <w:commentRangeStart w:id="2"/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and</w:t>
        </w:r>
        <w:commentRangeEnd w:id="2"/>
        <w:r w:rsidDel="00000000" w:rsidR="00000000" w:rsidRPr="00000000">
          <w:commentReference w:id="2"/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Other Funds</w:t>
        </w:r>
      </w:ins>
    </w:p>
    <w:p w:rsidR="00000000" w:rsidDel="00000000" w:rsidP="00000000" w:rsidRDefault="00000000" w:rsidRPr="00000000" w14:paraId="0000007A">
      <w:pPr>
        <w:numPr>
          <w:ilvl w:val="2"/>
          <w:numId w:val="2"/>
        </w:numPr>
        <w:ind w:left="2160" w:hanging="360"/>
        <w:rPr>
          <w:ins w:author="Valerie Nguyen" w:id="2" w:date="2026-04-30T21:40:36Z"/>
          <w:sz w:val="20"/>
          <w:szCs w:val="20"/>
        </w:rPr>
      </w:pPr>
      <w:ins w:author="Valerie Nguyen" w:id="2" w:date="2026-04-30T21:40:36Z"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Projects on the SFY24 LSL Fundable List with a dollar value in </w:t>
        </w:r>
        <w:r w:rsidDel="00000000" w:rsidR="00000000" w:rsidRPr="00000000">
          <w:rPr>
            <w:i w:val="1"/>
            <w:i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Estimated State LSL Grant (5)</w:t>
        </w:r>
      </w:ins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sz w:val="20"/>
          <w:szCs w:val="20"/>
          <w:rPrChange w:author="Valerie Nguyen" w:id="3" w:date="2026-04-30T21:40:36Z">
            <w:rPr>
              <w:sz w:val="20"/>
              <w:szCs w:val="20"/>
            </w:rPr>
          </w:rPrChange>
        </w:rPr>
        <w:pPrChange w:author="Valerie Nguyen" w:id="0" w:date="2026-04-30T21:40:36Z">
          <w:pPr>
            <w:ind w:left="0" w:firstLine="0"/>
          </w:pPr>
        </w:pPrChange>
      </w:pPr>
      <w:ins w:author="Valerie Nguyen" w:id="2" w:date="2026-04-30T21:40:36Z">
        <w:r w:rsidDel="00000000" w:rsidR="00000000" w:rsidRPr="00000000">
          <w:rPr>
            <w:b w:val="1"/>
            <w:bCs w:val="1"/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No Information</w:t>
        </w:r>
        <w:r w:rsidDel="00000000" w:rsidR="00000000" w:rsidRPr="00000000">
          <w:rPr>
            <w:sz w:val="20"/>
            <w:szCs w:val="20"/>
            <w:rtl w:val="0"/>
            <w:rPrChange w:author="Valerie Nguyen" w:id="3" w:date="2026-04-30T21:40:36Z">
              <w:rPr>
                <w:b w:val="1"/>
                <w:bCs w:val="1"/>
                <w:sz w:val="20"/>
                <w:szCs w:val="20"/>
              </w:rPr>
            </w:rPrChange>
          </w:rPr>
          <w:t xml:space="preserve">: All other projects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0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99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ria Sevillano" w:id="2" w:date="2026-05-28T03:04:03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should this be OR?</w:t>
      </w:r>
    </w:p>
  </w:comment>
  <w:comment w:author="Phil Cork" w:id="0" w:date="2026-04-15T01:32:45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@danielle@policyinnovation.org There are two almost-identical project listings for Lowry on page 21 in the original doc. Should we keep both or delete the one with less info assuming it's an error?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danielle@policyinnovation.org_</w:t>
      </w:r>
    </w:p>
  </w:comment>
  <w:comment w:author="Danielle Goshen" w:id="1" w:date="2026-04-15T22:30:41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Hmm yes, let's remove the project w/ less info and @valerie@policyinnovation.org please add this to our list of questions for the state to confirm!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_Reassigned to valerie@policyinnovation.org_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jc w:val="left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jc w:val="right"/>
      <w:rPr>
        <w:sz w:val="16"/>
        <w:szCs w:val="16"/>
      </w:rPr>
    </w:pPr>
    <w:r w:rsidDel="00000000" w:rsidR="00000000" w:rsidRPr="00000000"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jc w:val="left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2962275</wp:posOffset>
          </wp:positionH>
          <wp:positionV relativeFrom="page">
            <wp:posOffset>184738</wp:posOffset>
          </wp:positionV>
          <wp:extent cx="1848971" cy="4572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48971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rive.google.com/file/d/1m_n1DwMNBg1-uKvAA_zfDKw6qNXAlXbh/view?usp=drive_link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