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Mississippi Data Dictionary, Year 4</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w:t>
      </w:r>
      <w:r w:rsidDel="00000000" w:rsidR="00000000" w:rsidRPr="00000000">
        <w:rPr>
          <w:b w:val="1"/>
          <w:bCs w:val="1"/>
          <w:sz w:val="20"/>
          <w:szCs w:val="20"/>
          <w:rtl w:val="0"/>
        </w:rPr>
        <w:t xml:space="preserve">DG approved 7/10/2025; EP updated IUP link 8/6/2025</w:t>
      </w: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r w:rsidDel="00000000" w:rsidR="00000000" w:rsidRPr="00000000">
        <w:rPr>
          <w:rtl w:val="0"/>
        </w:rPr>
      </w:r>
    </w:p>
    <w:p w:rsidR="00000000" w:rsidDel="00000000" w:rsidP="00000000" w:rsidRDefault="00000000" w:rsidRPr="00000000" w14:paraId="00000006">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7">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3"/>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3"/>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3"/>
        </w:numPr>
        <w:ind w:left="720" w:hanging="360"/>
        <w:rPr>
          <w:color w:val="000000"/>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3"/>
        </w:numPr>
        <w:ind w:left="720" w:hanging="360"/>
        <w:rPr>
          <w:color w:val="000000"/>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3"/>
        </w:numPr>
        <w:ind w:left="720" w:hanging="360"/>
        <w:rPr>
          <w:color w:val="000000"/>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3"/>
        </w:numPr>
        <w:ind w:left="1440" w:hanging="360"/>
        <w:rPr>
          <w:color w:val="000000"/>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3"/>
        </w:numPr>
        <w:ind w:left="1440" w:hanging="360"/>
        <w:rPr>
          <w:color w:val="000000"/>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3"/>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State document from which data for</w:t>
      </w:r>
      <w:r w:rsidDel="00000000" w:rsidR="00000000" w:rsidRPr="00000000">
        <w:rPr>
          <w:b w:val="1"/>
          <w:bCs w:val="1"/>
          <w:sz w:val="20"/>
          <w:szCs w:val="20"/>
          <w:rtl w:val="0"/>
        </w:rPr>
        <w:t xml:space="preserve"> SFY202</w:t>
      </w:r>
      <w:r w:rsidDel="00000000" w:rsidR="00000000" w:rsidRPr="00000000">
        <w:rPr>
          <w:b w:val="1"/>
          <w:bCs w:val="1"/>
          <w:sz w:val="20"/>
          <w:szCs w:val="20"/>
          <w:rtl w:val="0"/>
        </w:rPr>
        <w:t xml:space="preserve">6 has been collected:</w:t>
      </w:r>
      <w:r w:rsidDel="00000000" w:rsidR="00000000" w:rsidRPr="00000000">
        <w:rPr>
          <w:rtl w:val="0"/>
        </w:rPr>
      </w:r>
    </w:p>
    <w:p w:rsidR="00000000" w:rsidDel="00000000" w:rsidP="00000000" w:rsidRDefault="00000000" w:rsidRPr="00000000" w14:paraId="0000001B">
      <w:pPr>
        <w:numPr>
          <w:ilvl w:val="0"/>
          <w:numId w:val="5"/>
        </w:numPr>
        <w:ind w:left="720" w:hanging="360"/>
        <w:rPr>
          <w:sz w:val="20"/>
          <w:szCs w:val="20"/>
        </w:rPr>
      </w:pPr>
      <w:commentRangeStart w:id="0"/>
      <w:hyperlink r:id="rId7">
        <w:r w:rsidDel="00000000" w:rsidR="00000000" w:rsidRPr="00000000">
          <w:rPr>
            <w:color w:val="1155cc"/>
            <w:sz w:val="20"/>
            <w:szCs w:val="20"/>
            <w:u w:val="single"/>
            <w:rtl w:val="0"/>
          </w:rPr>
          <w:t xml:space="preserve">State of Mississippi Drinking Water Systems Improvements Revolving Loan Fund Program FFY-2025 Intended Use Plan</w:t>
        </w:r>
      </w:hyperlink>
      <w:r w:rsidDel="00000000" w:rsidR="00000000" w:rsidRPr="00000000">
        <w:rPr>
          <w:sz w:val="20"/>
          <w:szCs w:val="20"/>
          <w:rtl w:val="0"/>
        </w:rPr>
        <w:t xml:space="preserve">, Final, July 25, 2025</w:t>
      </w:r>
      <w:r w:rsidDel="00000000" w:rsidR="00000000" w:rsidRPr="00000000">
        <w:rPr>
          <w:sz w:val="20"/>
          <w:szCs w:val="20"/>
          <w:rtl w:val="0"/>
        </w:rPr>
        <w:t xml:space="preserve"> (SFY26 Base/IIJA Gen Supp IUP)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numPr>
          <w:ilvl w:val="1"/>
          <w:numId w:val="5"/>
        </w:numPr>
        <w:ind w:left="1440" w:hanging="360"/>
        <w:rPr>
          <w:sz w:val="20"/>
          <w:szCs w:val="20"/>
        </w:rPr>
      </w:pPr>
      <w:r w:rsidDel="00000000" w:rsidR="00000000" w:rsidRPr="00000000">
        <w:rPr>
          <w:sz w:val="20"/>
          <w:szCs w:val="20"/>
          <w:rtl w:val="0"/>
        </w:rPr>
        <w:t xml:space="preserve">FFY-2025 Priority List, PDF pp. 24-25 (SFY26 Base/IIJA Gen Supp PPL)</w:t>
      </w:r>
    </w:p>
    <w:p w:rsidR="00000000" w:rsidDel="00000000" w:rsidP="00000000" w:rsidRDefault="00000000" w:rsidRPr="00000000" w14:paraId="0000001D">
      <w:pPr>
        <w:numPr>
          <w:ilvl w:val="1"/>
          <w:numId w:val="5"/>
        </w:numPr>
        <w:ind w:left="1440" w:hanging="360"/>
        <w:rPr>
          <w:sz w:val="20"/>
          <w:szCs w:val="20"/>
          <w:highlight w:val="yellow"/>
        </w:rPr>
      </w:pPr>
      <w:r w:rsidDel="00000000" w:rsidR="00000000" w:rsidRPr="00000000">
        <w:rPr>
          <w:sz w:val="20"/>
          <w:szCs w:val="20"/>
          <w:rtl w:val="0"/>
        </w:rPr>
        <w:t xml:space="preserve">FFY-2025 Planning List, PDF pp. 26-29 (SFY26 Base/IIJA Gen Supp Planning List)</w:t>
      </w:r>
    </w:p>
    <w:p w:rsidR="00000000" w:rsidDel="00000000" w:rsidP="00000000" w:rsidRDefault="00000000" w:rsidRPr="00000000" w14:paraId="0000001E">
      <w:pPr>
        <w:numPr>
          <w:ilvl w:val="2"/>
          <w:numId w:val="5"/>
        </w:numPr>
        <w:ind w:left="2160" w:hanging="360"/>
      </w:pPr>
      <w:r w:rsidDel="00000000" w:rsidR="00000000" w:rsidRPr="00000000">
        <w:rPr>
          <w:rtl w:val="0"/>
        </w:rPr>
        <w:t xml:space="preserve">Last Scraped On: 2025-08-07 | Last Scraped By: Maria</w:t>
      </w:r>
    </w:p>
    <w:p w:rsidR="00000000" w:rsidDel="00000000" w:rsidP="00000000" w:rsidRDefault="00000000" w:rsidRPr="00000000" w14:paraId="0000001F">
      <w:pPr>
        <w:numPr>
          <w:ilvl w:val="2"/>
          <w:numId w:val="5"/>
        </w:numPr>
        <w:ind w:left="2160" w:hanging="360"/>
      </w:pPr>
      <w:r w:rsidDel="00000000" w:rsidR="00000000" w:rsidRPr="00000000">
        <w:rPr>
          <w:rtl w:val="0"/>
        </w:rPr>
        <w:t xml:space="preserve">Last Reviewed On: 2025-08-07 | Last Reviewed By: Maria</w:t>
      </w:r>
      <w:r w:rsidDel="00000000" w:rsidR="00000000" w:rsidRPr="00000000">
        <w:rPr>
          <w:rtl w:val="0"/>
        </w:rPr>
      </w:r>
    </w:p>
    <w:p w:rsidR="00000000" w:rsidDel="00000000" w:rsidP="00000000" w:rsidRDefault="00000000" w:rsidRPr="00000000" w14:paraId="00000020">
      <w:pPr>
        <w:numPr>
          <w:ilvl w:val="0"/>
          <w:numId w:val="5"/>
        </w:numPr>
        <w:ind w:left="720" w:hanging="360"/>
        <w:rPr>
          <w:ins w:author="Maria Sevillano" w:id="0" w:date="2025-07-21T17:04:28Z"/>
          <w:sz w:val="20"/>
          <w:szCs w:val="20"/>
          <w:highlight w:val="yellow"/>
        </w:rPr>
      </w:pPr>
      <w:hyperlink r:id="rId8">
        <w:r w:rsidDel="00000000" w:rsidR="00000000" w:rsidRPr="00000000">
          <w:rPr>
            <w:color w:val="1155cc"/>
            <w:sz w:val="20"/>
            <w:szCs w:val="20"/>
            <w:u w:val="single"/>
            <w:rtl w:val="0"/>
          </w:rPr>
          <w:t xml:space="preserve">State of Mississippi Drinking Water Systems Improvements Revolving Loan Fund Program IIJA Lead Service Line Replacement Intended Use Plan for FFY-2024</w:t>
        </w:r>
      </w:hyperlink>
      <w:r w:rsidDel="00000000" w:rsidR="00000000" w:rsidRPr="00000000">
        <w:rPr>
          <w:sz w:val="20"/>
          <w:szCs w:val="20"/>
          <w:rtl w:val="0"/>
        </w:rPr>
        <w:t xml:space="preserve">, </w:t>
      </w:r>
      <w:r w:rsidDel="00000000" w:rsidR="00000000" w:rsidRPr="00000000">
        <w:rPr>
          <w:sz w:val="20"/>
          <w:szCs w:val="20"/>
          <w:rtl w:val="0"/>
        </w:rPr>
        <w:t xml:space="preserve">Final, </w:t>
      </w:r>
      <w:r w:rsidDel="00000000" w:rsidR="00000000" w:rsidRPr="00000000">
        <w:rPr>
          <w:sz w:val="20"/>
          <w:szCs w:val="20"/>
          <w:rtl w:val="0"/>
        </w:rPr>
        <w:t xml:space="preserve">May 2, 2025 </w:t>
      </w:r>
      <w:r w:rsidDel="00000000" w:rsidR="00000000" w:rsidRPr="00000000">
        <w:rPr>
          <w:sz w:val="20"/>
          <w:szCs w:val="20"/>
          <w:rtl w:val="0"/>
        </w:rPr>
        <w:t xml:space="preserve">(SFY26 LSLR IUP)</w:t>
      </w:r>
      <w:ins w:author="Maria Sevillano" w:id="0" w:date="2025-07-21T17:04:28Z">
        <w:commentRangeStart w:id="1"/>
        <w:commentRangeStart w:id="2"/>
        <w:commentRangeStart w:id="3"/>
        <w:r w:rsidDel="00000000" w:rsidR="00000000" w:rsidRPr="00000000">
          <w:rPr>
            <w:rtl w:val="0"/>
          </w:rPr>
        </w:r>
      </w:ins>
    </w:p>
    <w:p w:rsidR="00000000" w:rsidDel="00000000" w:rsidP="00000000" w:rsidRDefault="00000000" w:rsidRPr="00000000" w14:paraId="00000021">
      <w:pPr>
        <w:numPr>
          <w:ilvl w:val="1"/>
          <w:numId w:val="5"/>
        </w:numPr>
        <w:ind w:left="1440" w:hanging="360"/>
        <w:rPr>
          <w:sz w:val="20"/>
          <w:szCs w:val="20"/>
          <w:u w:val="none"/>
          <w:rPrChange w:author="Maria Sevillano" w:id="1" w:date="2025-07-21T17:04:28Z">
            <w:rPr>
              <w:sz w:val="20"/>
              <w:szCs w:val="20"/>
            </w:rPr>
          </w:rPrChange>
        </w:rPr>
        <w:pPrChange w:author="Maria Sevillano" w:id="0" w:date="2025-07-21T17:04:28Z">
          <w:pPr>
            <w:numPr>
              <w:ilvl w:val="0"/>
              <w:numId w:val="5"/>
            </w:numPr>
            <w:ind w:left="720" w:hanging="360"/>
          </w:pPr>
        </w:pPrChange>
      </w:pPr>
      <w:ins w:author="Maria Sevillano" w:id="0" w:date="2025-07-21T17:04:28Z">
        <w:r w:rsidDel="00000000" w:rsidR="00000000" w:rsidRPr="00000000">
          <w:rPr>
            <w:sz w:val="20"/>
            <w:szCs w:val="20"/>
            <w:rtl w:val="0"/>
          </w:rPr>
          <w:t xml:space="preserve">No lists?</w:t>
        </w:r>
      </w:ins>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2">
      <w:pPr>
        <w:numPr>
          <w:ilvl w:val="0"/>
          <w:numId w:val="5"/>
        </w:numPr>
        <w:ind w:left="720" w:hanging="360"/>
        <w:rPr>
          <w:sz w:val="20"/>
          <w:szCs w:val="20"/>
        </w:rPr>
      </w:pPr>
      <w:commentRangeStart w:id="4"/>
      <w:hyperlink r:id="rId9">
        <w:r w:rsidDel="00000000" w:rsidR="00000000" w:rsidRPr="00000000">
          <w:rPr>
            <w:color w:val="1155cc"/>
            <w:sz w:val="20"/>
            <w:szCs w:val="20"/>
            <w:u w:val="single"/>
            <w:rtl w:val="0"/>
          </w:rPr>
          <w:t xml:space="preserve">State of Mississippi Drinking Water Systems Improvements Revolving Loan Fund Program IIJA Emerging Contaminants in Drinking Water Intended Use Plan for FFY-2024</w:t>
        </w:r>
      </w:hyperlink>
      <w:r w:rsidDel="00000000" w:rsidR="00000000" w:rsidRPr="00000000">
        <w:rPr>
          <w:sz w:val="20"/>
          <w:szCs w:val="20"/>
          <w:rtl w:val="0"/>
        </w:rPr>
        <w:t xml:space="preserve">, </w:t>
      </w:r>
      <w:r w:rsidDel="00000000" w:rsidR="00000000" w:rsidRPr="00000000">
        <w:rPr>
          <w:sz w:val="20"/>
          <w:szCs w:val="20"/>
          <w:rtl w:val="0"/>
        </w:rPr>
        <w:t xml:space="preserve">Final, </w:t>
      </w:r>
      <w:r w:rsidDel="00000000" w:rsidR="00000000" w:rsidRPr="00000000">
        <w:rPr>
          <w:sz w:val="20"/>
          <w:szCs w:val="20"/>
          <w:rtl w:val="0"/>
        </w:rPr>
        <w:t xml:space="preserve">May 2, 2025</w:t>
      </w:r>
      <w:r w:rsidDel="00000000" w:rsidR="00000000" w:rsidRPr="00000000">
        <w:rPr>
          <w:sz w:val="20"/>
          <w:szCs w:val="20"/>
          <w:rtl w:val="0"/>
        </w:rPr>
        <w:t xml:space="preserve"> (SFY26 EC IUP)</w:t>
      </w:r>
      <w:r w:rsidDel="00000000" w:rsidR="00000000" w:rsidRPr="00000000">
        <w:rPr>
          <w:rtl w:val="0"/>
        </w:rPr>
      </w:r>
    </w:p>
    <w:p w:rsidR="00000000" w:rsidDel="00000000" w:rsidP="00000000" w:rsidRDefault="00000000" w:rsidRPr="00000000" w14:paraId="00000023">
      <w:pPr>
        <w:numPr>
          <w:ilvl w:val="1"/>
          <w:numId w:val="5"/>
        </w:numPr>
        <w:ind w:left="1440" w:hanging="360"/>
        <w:rPr>
          <w:ins w:author="Maria Sevillano" w:id="2" w:date="2025-08-06T18:24:30Z"/>
          <w:sz w:val="20"/>
          <w:szCs w:val="20"/>
          <w:highlight w:val="yellow"/>
        </w:rPr>
      </w:pPr>
      <w:r w:rsidDel="00000000" w:rsidR="00000000" w:rsidRPr="00000000">
        <w:rPr>
          <w:sz w:val="20"/>
          <w:szCs w:val="20"/>
          <w:rtl w:val="0"/>
        </w:rPr>
        <w:t xml:space="preserve">FFY-2024 IIJA EC Lists</w:t>
      </w:r>
      <w:r w:rsidDel="00000000" w:rsidR="00000000" w:rsidRPr="00000000">
        <w:rPr>
          <w:sz w:val="20"/>
          <w:szCs w:val="20"/>
          <w:rtl w:val="0"/>
        </w:rPr>
        <w:t xml:space="preserve">, PDF pp. 14 (SFY26 EC PPL)</w:t>
      </w:r>
      <w:ins w:author="Maria Sevillano" w:id="2" w:date="2025-08-06T18:24:30Z">
        <w:commentRangeEnd w:id="4"/>
        <w:r w:rsidDel="00000000" w:rsidR="00000000" w:rsidRPr="00000000">
          <w:commentReference w:id="4"/>
        </w:r>
        <w:r w:rsidDel="00000000" w:rsidR="00000000" w:rsidRPr="00000000">
          <w:rPr>
            <w:rtl w:val="0"/>
          </w:rPr>
        </w:r>
      </w:ins>
    </w:p>
    <w:p w:rsidR="00000000" w:rsidDel="00000000" w:rsidP="00000000" w:rsidRDefault="00000000" w:rsidRPr="00000000" w14:paraId="00000024">
      <w:pPr>
        <w:numPr>
          <w:ilvl w:val="2"/>
          <w:numId w:val="5"/>
        </w:numPr>
        <w:ind w:left="2160" w:hanging="360"/>
        <w:rPr>
          <w:ins w:author="Maria Sevillano" w:id="2" w:date="2025-08-06T18:24:30Z"/>
        </w:rPr>
      </w:pPr>
      <w:ins w:author="Maria Sevillano" w:id="2" w:date="2025-08-06T18:24:30Z">
        <w:r w:rsidDel="00000000" w:rsidR="00000000" w:rsidRPr="00000000">
          <w:rPr>
            <w:rtl w:val="0"/>
            <w:rPrChange w:author="Maria Sevillano" w:id="3" w:date="2025-08-06T18:24:30Z">
              <w:rPr>
                <w:sz w:val="20"/>
                <w:szCs w:val="20"/>
              </w:rPr>
            </w:rPrChange>
          </w:rPr>
          <w:t xml:space="preserve">Last Scraped On: 2025-09-23 | Last Scraped By: Maria</w:t>
        </w:r>
      </w:ins>
    </w:p>
    <w:p w:rsidR="00000000" w:rsidDel="00000000" w:rsidP="00000000" w:rsidRDefault="00000000" w:rsidRPr="00000000" w14:paraId="00000025">
      <w:pPr>
        <w:numPr>
          <w:ilvl w:val="2"/>
          <w:numId w:val="5"/>
        </w:numPr>
        <w:ind w:left="2160" w:hanging="360"/>
        <w:rPr>
          <w:rFonts w:ascii="Arial" w:cs="Arial" w:eastAsia="Arial" w:hAnsi="Arial"/>
          <w:b w:val="0"/>
          <w:bCs w:val="0"/>
          <w:i w:val="0"/>
          <w:iCs w:val="0"/>
          <w:smallCaps w:val="0"/>
          <w:strike w:val="0"/>
          <w:color w:val="000000"/>
          <w:sz w:val="22"/>
          <w:szCs w:val="22"/>
          <w:u w:val="none"/>
          <w:shd w:fill="auto" w:val="clear"/>
          <w:vertAlign w:val="baseline"/>
          <w:rPrChange w:author="Maria Sevillano" w:id="3" w:date="2025-08-06T18:24:30Z">
            <w:rPr>
              <w:sz w:val="20"/>
              <w:szCs w:val="20"/>
            </w:rPr>
          </w:rPrChange>
        </w:rPr>
        <w:pPrChange w:author="Maria Sevillano" w:id="0" w:date="2025-08-06T18:24:30Z">
          <w:pPr>
            <w:numPr>
              <w:ilvl w:val="1"/>
              <w:numId w:val="5"/>
            </w:numPr>
            <w:ind w:left="1440" w:hanging="360"/>
          </w:pPr>
        </w:pPrChange>
      </w:pPr>
      <w:ins w:author="Maria Sevillano" w:id="2" w:date="2025-08-06T18:24:30Z">
        <w:r w:rsidDel="00000000" w:rsidR="00000000" w:rsidRPr="00000000">
          <w:rPr>
            <w:rtl w:val="0"/>
            <w:rPrChange w:author="Maria Sevillano" w:id="3" w:date="2025-08-06T18:24:30Z">
              <w:rPr>
                <w:sz w:val="20"/>
                <w:szCs w:val="20"/>
              </w:rPr>
            </w:rPrChange>
          </w:rPr>
          <w:t xml:space="preserve">Last Reviewed On: 2025-09-23 | Last Reviewed By: Maria</w:t>
        </w:r>
      </w:ins>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8">
      <w:pPr>
        <w:rPr>
          <w:sz w:val="20"/>
          <w:szCs w:val="20"/>
        </w:rPr>
      </w:pPr>
      <w:r w:rsidDel="00000000" w:rsidR="00000000" w:rsidRPr="00000000">
        <w:rPr>
          <w:sz w:val="20"/>
          <w:szCs w:val="20"/>
          <w:rtl w:val="0"/>
        </w:rPr>
        <w:t xml:space="preserve"> </w:t>
      </w:r>
    </w:p>
    <w:p w:rsidR="00000000" w:rsidDel="00000000" w:rsidP="00000000" w:rsidRDefault="00000000" w:rsidRPr="00000000" w14:paraId="00000029">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A">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Project</w:t>
      </w:r>
    </w:p>
    <w:p w:rsidR="00000000" w:rsidDel="00000000" w:rsidP="00000000" w:rsidRDefault="00000000" w:rsidRPr="00000000" w14:paraId="0000002B">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C">
      <w:pPr>
        <w:numPr>
          <w:ilvl w:val="0"/>
          <w:numId w:val="5"/>
        </w:numPr>
        <w:ind w:left="720" w:hanging="360"/>
        <w:rPr>
          <w:b w:val="1"/>
          <w:bCs w:val="1"/>
          <w:sz w:val="20"/>
          <w:szCs w:val="20"/>
          <w:u w:val="none"/>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D">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E">
      <w:pPr>
        <w:numPr>
          <w:ilvl w:val="0"/>
          <w:numId w:val="5"/>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2F">
      <w:pPr>
        <w:numPr>
          <w:ilvl w:val="1"/>
          <w:numId w:val="5"/>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0">
      <w:pPr>
        <w:numPr>
          <w:ilvl w:val="2"/>
          <w:numId w:val="5"/>
        </w:numPr>
        <w:ind w:left="2160" w:hanging="360"/>
        <w:rPr>
          <w:sz w:val="20"/>
          <w:szCs w:val="20"/>
        </w:rPr>
      </w:pPr>
      <w:r w:rsidDel="00000000" w:rsidR="00000000" w:rsidRPr="00000000">
        <w:rPr>
          <w:sz w:val="20"/>
          <w:szCs w:val="20"/>
          <w:rtl w:val="0"/>
        </w:rPr>
        <w:t xml:space="preserve">Projects on SFY26 Base/IIJA Gen Supp IUP that are not lead or EC projects.</w:t>
      </w:r>
    </w:p>
    <w:p w:rsidR="00000000" w:rsidDel="00000000" w:rsidP="00000000" w:rsidRDefault="00000000" w:rsidRPr="00000000" w14:paraId="00000031">
      <w:pPr>
        <w:numPr>
          <w:ilvl w:val="1"/>
          <w:numId w:val="5"/>
        </w:numPr>
        <w:ind w:left="1440" w:hanging="360"/>
        <w:rPr>
          <w:sz w:val="20"/>
          <w:szCs w:val="20"/>
        </w:rPr>
      </w:pPr>
      <w:r w:rsidDel="00000000" w:rsidR="00000000" w:rsidRPr="00000000">
        <w:rPr>
          <w:sz w:val="20"/>
          <w:szCs w:val="20"/>
          <w:rtl w:val="0"/>
        </w:rPr>
        <w:t xml:space="preserve">Lead</w:t>
      </w:r>
      <w:r w:rsidDel="00000000" w:rsidR="00000000" w:rsidRPr="00000000">
        <w:rPr>
          <w:sz w:val="20"/>
          <w:szCs w:val="20"/>
          <w:rtl w:val="0"/>
        </w:rPr>
        <w:t xml:space="preserve"> projects: </w:t>
      </w:r>
    </w:p>
    <w:p w:rsidR="00000000" w:rsidDel="00000000" w:rsidP="00000000" w:rsidRDefault="00000000" w:rsidRPr="00000000" w14:paraId="00000032">
      <w:pPr>
        <w:numPr>
          <w:ilvl w:val="2"/>
          <w:numId w:val="5"/>
        </w:numPr>
        <w:ind w:left="2160" w:hanging="360"/>
        <w:rPr>
          <w:sz w:val="20"/>
          <w:szCs w:val="20"/>
        </w:rPr>
      </w:pPr>
      <w:r w:rsidDel="00000000" w:rsidR="00000000" w:rsidRPr="00000000">
        <w:rPr>
          <w:sz w:val="20"/>
          <w:szCs w:val="20"/>
          <w:rtl w:val="0"/>
        </w:rPr>
        <w:t xml:space="preserve">Projects on the SFY26 Base/IIJA Gen Supp IUP with “lead,” or “LSL,” in </w:t>
      </w:r>
      <w:r w:rsidDel="00000000" w:rsidR="00000000" w:rsidRPr="00000000">
        <w:rPr>
          <w:i w:val="1"/>
          <w:iCs w:val="1"/>
          <w:sz w:val="20"/>
          <w:szCs w:val="20"/>
          <w:rtl w:val="0"/>
        </w:rPr>
        <w:t xml:space="preserve">Project Title </w:t>
      </w:r>
      <w:r w:rsidDel="00000000" w:rsidR="00000000" w:rsidRPr="00000000">
        <w:rPr>
          <w:sz w:val="20"/>
          <w:szCs w:val="20"/>
          <w:rtl w:val="0"/>
        </w:rPr>
        <w:t xml:space="preserve">are lead projects.</w:t>
      </w:r>
    </w:p>
    <w:p w:rsidR="00000000" w:rsidDel="00000000" w:rsidP="00000000" w:rsidRDefault="00000000" w:rsidRPr="00000000" w14:paraId="00000033">
      <w:pPr>
        <w:numPr>
          <w:ilvl w:val="1"/>
          <w:numId w:val="5"/>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4">
      <w:pPr>
        <w:numPr>
          <w:ilvl w:val="2"/>
          <w:numId w:val="5"/>
        </w:numPr>
        <w:ind w:left="2160" w:hanging="360"/>
        <w:rPr>
          <w:sz w:val="20"/>
          <w:szCs w:val="20"/>
        </w:rPr>
      </w:pPr>
      <w:r w:rsidDel="00000000" w:rsidR="00000000" w:rsidRPr="00000000">
        <w:rPr>
          <w:sz w:val="20"/>
          <w:szCs w:val="20"/>
          <w:rtl w:val="0"/>
        </w:rPr>
        <w:t xml:space="preserve">Projects on the </w:t>
      </w:r>
      <w:r w:rsidDel="00000000" w:rsidR="00000000" w:rsidRPr="00000000">
        <w:rPr>
          <w:sz w:val="20"/>
          <w:szCs w:val="20"/>
          <w:rtl w:val="0"/>
        </w:rPr>
        <w:t xml:space="preserve">SFY26 EC PPL</w:t>
      </w:r>
      <w:r w:rsidDel="00000000" w:rsidR="00000000" w:rsidRPr="00000000">
        <w:rPr>
          <w:rtl w:val="0"/>
        </w:rPr>
      </w:r>
    </w:p>
    <w:p w:rsidR="00000000" w:rsidDel="00000000" w:rsidP="00000000" w:rsidRDefault="00000000" w:rsidRPr="00000000" w14:paraId="00000035">
      <w:pPr>
        <w:numPr>
          <w:ilvl w:val="2"/>
          <w:numId w:val="5"/>
        </w:numPr>
        <w:ind w:left="2160" w:hanging="360"/>
        <w:rPr>
          <w:sz w:val="20"/>
          <w:szCs w:val="20"/>
        </w:rPr>
      </w:pPr>
      <w:r w:rsidDel="00000000" w:rsidR="00000000" w:rsidRPr="00000000">
        <w:rPr>
          <w:sz w:val="20"/>
          <w:szCs w:val="20"/>
          <w:rtl w:val="0"/>
        </w:rPr>
        <w:t xml:space="preserve">Projects on the SFY26 Base/IIJA Gen Supp IUP with “cyanotoxins,” “dioxane,” “emerging contaminant,” “lithium,” “manganese,” “Mn,” “Perfluoro-n-pentanoic acid,” “PFPeA,” “PFAS,” “PFOA,” “PFOS,” “DBP,” “disinfection byproducts,” “HAA5,” “haloacetic acid,” “trihalomethanes,” “THM,” or “Unregulated Contaminant Monitoring Rule” in </w:t>
      </w:r>
      <w:r w:rsidDel="00000000" w:rsidR="00000000" w:rsidRPr="00000000">
        <w:rPr>
          <w:i w:val="1"/>
          <w:iCs w:val="1"/>
          <w:sz w:val="20"/>
          <w:szCs w:val="20"/>
          <w:rtl w:val="0"/>
        </w:rPr>
        <w:t xml:space="preserve">Project Title</w:t>
      </w:r>
      <w:r w:rsidDel="00000000" w:rsidR="00000000" w:rsidRPr="00000000">
        <w:rPr>
          <w:sz w:val="20"/>
          <w:szCs w:val="20"/>
          <w:rtl w:val="0"/>
        </w:rPr>
        <w:t xml:space="preserve"> are emerging contaminants projects.</w:t>
      </w:r>
    </w:p>
    <w:p w:rsidR="00000000" w:rsidDel="00000000" w:rsidP="00000000" w:rsidRDefault="00000000" w:rsidRPr="00000000" w14:paraId="00000036">
      <w:pPr>
        <w:numPr>
          <w:ilvl w:val="0"/>
          <w:numId w:val="5"/>
        </w:numPr>
        <w:ind w:left="720" w:hanging="360"/>
        <w:rPr>
          <w:b w:val="1"/>
          <w:bCs w:val="1"/>
          <w:color w:val="000000"/>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37">
      <w:pPr>
        <w:numPr>
          <w:ilvl w:val="0"/>
          <w:numId w:val="5"/>
        </w:numPr>
        <w:ind w:left="720" w:hanging="360"/>
        <w:rPr>
          <w:b w:val="1"/>
          <w:bCs w:val="1"/>
          <w:color w:val="000000"/>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38">
      <w:pPr>
        <w:numPr>
          <w:ilvl w:val="1"/>
          <w:numId w:val="5"/>
        </w:numPr>
        <w:ind w:left="1440" w:hanging="360"/>
        <w:rPr>
          <w:b w:val="1"/>
          <w:bCs w:val="1"/>
          <w:color w:val="000000"/>
          <w:sz w:val="20"/>
          <w:szCs w:val="20"/>
        </w:rPr>
      </w:pPr>
      <w:r w:rsidDel="00000000" w:rsidR="00000000" w:rsidRPr="00000000">
        <w:rPr>
          <w:i w:val="1"/>
          <w:iCs w:val="1"/>
          <w:sz w:val="20"/>
          <w:szCs w:val="20"/>
          <w:rtl w:val="0"/>
        </w:rPr>
        <w:t xml:space="preserve">Loan Amount Requested </w:t>
      </w:r>
      <w:r w:rsidDel="00000000" w:rsidR="00000000" w:rsidRPr="00000000">
        <w:rPr>
          <w:sz w:val="20"/>
          <w:szCs w:val="20"/>
          <w:rtl w:val="0"/>
        </w:rPr>
        <w:t xml:space="preserve">on SFY26 Base/IIJA Gen Supp IUP</w:t>
      </w:r>
    </w:p>
    <w:p w:rsidR="00000000" w:rsidDel="00000000" w:rsidP="00000000" w:rsidRDefault="00000000" w:rsidRPr="00000000" w14:paraId="00000039">
      <w:pPr>
        <w:numPr>
          <w:ilvl w:val="1"/>
          <w:numId w:val="5"/>
        </w:numPr>
        <w:ind w:left="1440" w:hanging="360"/>
        <w:rPr>
          <w:sz w:val="20"/>
          <w:szCs w:val="20"/>
        </w:rPr>
      </w:pPr>
      <w:r w:rsidDel="00000000" w:rsidR="00000000" w:rsidRPr="00000000">
        <w:rPr>
          <w:i w:val="1"/>
          <w:iCs w:val="1"/>
          <w:sz w:val="20"/>
          <w:szCs w:val="20"/>
          <w:rtl w:val="0"/>
        </w:rPr>
        <w:t xml:space="preserve">Loan Amount Request </w:t>
      </w:r>
      <w:r w:rsidDel="00000000" w:rsidR="00000000" w:rsidRPr="00000000">
        <w:rPr>
          <w:sz w:val="20"/>
          <w:szCs w:val="20"/>
          <w:rtl w:val="0"/>
        </w:rPr>
        <w:t xml:space="preserve">on</w:t>
      </w:r>
      <w:r w:rsidDel="00000000" w:rsidR="00000000" w:rsidRPr="00000000">
        <w:rPr>
          <w:i w:val="1"/>
          <w:iCs w:val="1"/>
          <w:sz w:val="20"/>
          <w:szCs w:val="20"/>
          <w:rtl w:val="0"/>
        </w:rPr>
        <w:t xml:space="preserve"> SFY26 EC PPL</w:t>
      </w:r>
      <w:r w:rsidDel="00000000" w:rsidR="00000000" w:rsidRPr="00000000">
        <w:rPr>
          <w:rtl w:val="0"/>
        </w:rPr>
      </w:r>
    </w:p>
    <w:p w:rsidR="00000000" w:rsidDel="00000000" w:rsidP="00000000" w:rsidRDefault="00000000" w:rsidRPr="00000000" w14:paraId="0000003A">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B">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p>
    <w:p w:rsidR="00000000" w:rsidDel="00000000" w:rsidP="00000000" w:rsidRDefault="00000000" w:rsidRPr="00000000" w14:paraId="0000003C">
      <w:pPr>
        <w:numPr>
          <w:ilvl w:val="1"/>
          <w:numId w:val="5"/>
        </w:numPr>
        <w:ind w:left="1440" w:hanging="360"/>
        <w:rPr>
          <w:rFonts w:ascii="Calibri" w:cs="Calibri" w:eastAsia="Calibri" w:hAnsi="Calibri"/>
          <w:b w:val="1"/>
          <w:bCs w:val="1"/>
          <w:color w:val="000000"/>
          <w:sz w:val="20"/>
          <w:szCs w:val="20"/>
        </w:rPr>
      </w:pPr>
      <w:commentRangeStart w:id="5"/>
      <w:commentRangeStart w:id="6"/>
      <w:r w:rsidDel="00000000" w:rsidR="00000000" w:rsidRPr="00000000">
        <w:rPr>
          <w:i w:val="1"/>
          <w:iCs w:val="1"/>
          <w:sz w:val="20"/>
          <w:szCs w:val="20"/>
          <w:rtl w:val="0"/>
        </w:rPr>
        <w:t xml:space="preserve">Eligible PF Amount</w:t>
      </w:r>
      <w:r w:rsidDel="00000000" w:rsidR="00000000" w:rsidRPr="00000000">
        <w:rPr>
          <w:sz w:val="20"/>
          <w:szCs w:val="20"/>
          <w:rtl w:val="0"/>
        </w:rPr>
        <w:t xml:space="preserve"> for projects above the</w:t>
      </w:r>
      <w:r w:rsidDel="00000000" w:rsidR="00000000" w:rsidRPr="00000000">
        <w:rPr>
          <w:i w:val="1"/>
          <w:iCs w:val="1"/>
          <w:sz w:val="20"/>
          <w:szCs w:val="20"/>
          <w:rtl w:val="0"/>
        </w:rPr>
        <w:t xml:space="preserve"> Funding Line </w:t>
      </w:r>
      <w:r w:rsidDel="00000000" w:rsidR="00000000" w:rsidRPr="00000000">
        <w:rPr>
          <w:sz w:val="20"/>
          <w:szCs w:val="20"/>
          <w:rtl w:val="0"/>
        </w:rPr>
        <w:t xml:space="preserve">on the SFY26 Base/IIJA Gen Supp PPL</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D">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w:t>
      </w:r>
      <w:r w:rsidDel="00000000" w:rsidR="00000000" w:rsidRPr="00000000">
        <w:rPr>
          <w:sz w:val="20"/>
          <w:szCs w:val="20"/>
          <w:rtl w:val="0"/>
        </w:rPr>
        <w:t xml:space="preserve"> </w:t>
      </w:r>
    </w:p>
    <w:p w:rsidR="00000000" w:rsidDel="00000000" w:rsidP="00000000" w:rsidRDefault="00000000" w:rsidRPr="00000000" w14:paraId="0000003E">
      <w:pPr>
        <w:numPr>
          <w:ilvl w:val="1"/>
          <w:numId w:val="5"/>
        </w:numPr>
        <w:ind w:left="1440" w:hanging="360"/>
        <w:rPr>
          <w:b w:val="1"/>
          <w:bCs w:val="1"/>
          <w:sz w:val="20"/>
          <w:szCs w:val="20"/>
        </w:rPr>
      </w:pPr>
      <w:r w:rsidDel="00000000" w:rsidR="00000000" w:rsidRPr="00000000">
        <w:rPr>
          <w:i w:val="1"/>
          <w:iCs w:val="1"/>
          <w:sz w:val="20"/>
          <w:szCs w:val="20"/>
          <w:rtl w:val="0"/>
        </w:rPr>
        <w:t xml:space="preserve">Project Title </w:t>
      </w:r>
      <w:r w:rsidDel="00000000" w:rsidR="00000000" w:rsidRPr="00000000">
        <w:rPr>
          <w:sz w:val="20"/>
          <w:szCs w:val="20"/>
          <w:rtl w:val="0"/>
        </w:rPr>
        <w:t xml:space="preserve">on SFY26 Base/IIJA Gen Supp IUP</w:t>
      </w:r>
      <w:r w:rsidDel="00000000" w:rsidR="00000000" w:rsidRPr="00000000">
        <w:rPr>
          <w:rtl w:val="0"/>
        </w:rPr>
      </w:r>
    </w:p>
    <w:p w:rsidR="00000000" w:rsidDel="00000000" w:rsidP="00000000" w:rsidRDefault="00000000" w:rsidRPr="00000000" w14:paraId="0000003F">
      <w:pPr>
        <w:numPr>
          <w:ilvl w:val="1"/>
          <w:numId w:val="5"/>
        </w:numPr>
        <w:ind w:left="1440" w:hanging="360"/>
        <w:rPr>
          <w:rFonts w:ascii="Calibri" w:cs="Calibri" w:eastAsia="Calibri" w:hAnsi="Calibri"/>
          <w:b w:val="1"/>
          <w:bCs w:val="1"/>
          <w:color w:val="000000"/>
          <w:sz w:val="20"/>
          <w:szCs w:val="20"/>
        </w:rPr>
      </w:pP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on SFY26 EC PPL</w:t>
      </w:r>
    </w:p>
    <w:p w:rsidR="00000000" w:rsidDel="00000000" w:rsidP="00000000" w:rsidRDefault="00000000" w:rsidRPr="00000000" w14:paraId="00000040">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Service Area Population</w:t>
      </w:r>
    </w:p>
    <w:p w:rsidR="00000000" w:rsidDel="00000000" w:rsidP="00000000" w:rsidRDefault="00000000" w:rsidRPr="00000000" w14:paraId="00000041">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p>
    <w:p w:rsidR="00000000" w:rsidDel="00000000" w:rsidP="00000000" w:rsidRDefault="00000000" w:rsidRPr="00000000" w14:paraId="00000042">
      <w:pPr>
        <w:numPr>
          <w:ilvl w:val="1"/>
          <w:numId w:val="5"/>
        </w:numPr>
        <w:ind w:left="1440" w:hanging="360"/>
        <w:rPr>
          <w:rFonts w:ascii="Calibri" w:cs="Calibri" w:eastAsia="Calibri" w:hAnsi="Calibri"/>
          <w:b w:val="1"/>
          <w:bCs w:val="1"/>
          <w:color w:val="000000"/>
          <w:sz w:val="20"/>
          <w:szCs w:val="20"/>
        </w:rPr>
      </w:pPr>
      <w:r w:rsidDel="00000000" w:rsidR="00000000" w:rsidRPr="00000000">
        <w:rPr>
          <w:i w:val="1"/>
          <w:iCs w:val="1"/>
          <w:sz w:val="20"/>
          <w:szCs w:val="20"/>
          <w:rtl w:val="0"/>
        </w:rPr>
        <w:t xml:space="preserve">Eligible PF Amount </w:t>
      </w:r>
      <w:r w:rsidDel="00000000" w:rsidR="00000000" w:rsidRPr="00000000">
        <w:rPr>
          <w:sz w:val="20"/>
          <w:szCs w:val="20"/>
          <w:rtl w:val="0"/>
        </w:rPr>
        <w:t xml:space="preserve">&gt; $0 (indicates DAC status) on </w:t>
      </w:r>
      <w:r w:rsidDel="00000000" w:rsidR="00000000" w:rsidRPr="00000000">
        <w:rPr>
          <w:sz w:val="20"/>
          <w:szCs w:val="20"/>
          <w:rtl w:val="0"/>
        </w:rPr>
        <w:t xml:space="preserve">SFY26 Base/IIJA Gen Supp IUP</w:t>
      </w:r>
      <w:r w:rsidDel="00000000" w:rsidR="00000000" w:rsidRPr="00000000">
        <w:rPr>
          <w:rtl w:val="0"/>
        </w:rPr>
      </w:r>
    </w:p>
    <w:p w:rsidR="00000000" w:rsidDel="00000000" w:rsidP="00000000" w:rsidRDefault="00000000" w:rsidRPr="00000000" w14:paraId="00000043">
      <w:pPr>
        <w:numPr>
          <w:ilvl w:val="1"/>
          <w:numId w:val="5"/>
        </w:numPr>
        <w:ind w:left="1440" w:hanging="360"/>
        <w:rPr>
          <w:sz w:val="20"/>
          <w:szCs w:val="20"/>
        </w:rPr>
      </w:pPr>
      <w:r w:rsidDel="00000000" w:rsidR="00000000" w:rsidRPr="00000000">
        <w:rPr>
          <w:sz w:val="20"/>
          <w:szCs w:val="20"/>
          <w:rtl w:val="0"/>
        </w:rPr>
        <w:t xml:space="preserve">No information</w:t>
      </w:r>
      <w:r w:rsidDel="00000000" w:rsidR="00000000" w:rsidRPr="00000000">
        <w:rPr>
          <w:i w:val="1"/>
          <w:iCs w:val="1"/>
          <w:sz w:val="20"/>
          <w:szCs w:val="20"/>
          <w:rtl w:val="0"/>
        </w:rPr>
        <w:t xml:space="preserve"> </w:t>
      </w:r>
      <w:r w:rsidDel="00000000" w:rsidR="00000000" w:rsidRPr="00000000">
        <w:rPr>
          <w:sz w:val="20"/>
          <w:szCs w:val="20"/>
          <w:rtl w:val="0"/>
        </w:rPr>
        <w:t xml:space="preserve">on SFY26 EC PPL</w:t>
      </w:r>
      <w:r w:rsidDel="00000000" w:rsidR="00000000" w:rsidRPr="00000000">
        <w:rPr>
          <w:rtl w:val="0"/>
        </w:rPr>
      </w:r>
    </w:p>
    <w:p w:rsidR="00000000" w:rsidDel="00000000" w:rsidP="00000000" w:rsidRDefault="00000000" w:rsidRPr="00000000" w14:paraId="00000044">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Rank: </w:t>
      </w:r>
    </w:p>
    <w:p w:rsidR="00000000" w:rsidDel="00000000" w:rsidP="00000000" w:rsidRDefault="00000000" w:rsidRPr="00000000" w14:paraId="00000045">
      <w:pPr>
        <w:numPr>
          <w:ilvl w:val="1"/>
          <w:numId w:val="5"/>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Projects are ranked in order they appear on the PPL or Planning List, with highest ranked projects appearing first on each list</w:t>
      </w:r>
      <w:r w:rsidDel="00000000" w:rsidR="00000000" w:rsidRPr="00000000">
        <w:rPr>
          <w:rtl w:val="0"/>
        </w:rPr>
      </w:r>
    </w:p>
    <w:p w:rsidR="00000000" w:rsidDel="00000000" w:rsidP="00000000" w:rsidRDefault="00000000" w:rsidRPr="00000000" w14:paraId="00000046">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w:t>
      </w:r>
      <w:r w:rsidDel="00000000" w:rsidR="00000000" w:rsidRPr="00000000">
        <w:rPr>
          <w:i w:val="1"/>
          <w:iCs w:val="1"/>
          <w:sz w:val="20"/>
          <w:szCs w:val="20"/>
          <w:rtl w:val="0"/>
        </w:rPr>
        <w:t xml:space="preserve"> Priority Points</w:t>
      </w:r>
    </w:p>
    <w:p w:rsidR="00000000" w:rsidDel="00000000" w:rsidP="00000000" w:rsidRDefault="00000000" w:rsidRPr="00000000" w14:paraId="00000047">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w:t>
      </w:r>
      <w:r w:rsidDel="00000000" w:rsidR="00000000" w:rsidRPr="00000000">
        <w:rPr>
          <w:b w:val="1"/>
          <w:bCs w:val="1"/>
          <w:sz w:val="20"/>
          <w:szCs w:val="20"/>
          <w:rtl w:val="0"/>
        </w:rPr>
        <w:t xml:space="preserve">Funding?:</w:t>
      </w:r>
    </w:p>
    <w:p w:rsidR="00000000" w:rsidDel="00000000" w:rsidP="00000000" w:rsidRDefault="00000000" w:rsidRPr="00000000" w14:paraId="00000048">
      <w:pPr>
        <w:numPr>
          <w:ilvl w:val="1"/>
          <w:numId w:val="5"/>
        </w:numPr>
        <w:ind w:left="1440" w:hanging="360"/>
        <w:rPr>
          <w:b w:val="1"/>
          <w:bCs w:val="1"/>
          <w:sz w:val="20"/>
          <w:szCs w:val="20"/>
        </w:rPr>
      </w:pPr>
      <w:r w:rsidDel="00000000" w:rsidR="00000000" w:rsidRPr="00000000">
        <w:rPr>
          <w:b w:val="1"/>
          <w:bCs w:val="1"/>
          <w:sz w:val="20"/>
          <w:szCs w:val="20"/>
          <w:rtl w:val="0"/>
        </w:rPr>
        <w:t xml:space="preserve">Yes: </w:t>
      </w:r>
    </w:p>
    <w:p w:rsidR="00000000" w:rsidDel="00000000" w:rsidP="00000000" w:rsidRDefault="00000000" w:rsidRPr="00000000" w14:paraId="00000049">
      <w:pPr>
        <w:numPr>
          <w:ilvl w:val="2"/>
          <w:numId w:val="5"/>
        </w:numPr>
        <w:ind w:left="2160" w:hanging="360"/>
        <w:rPr>
          <w:sz w:val="20"/>
          <w:szCs w:val="20"/>
        </w:rPr>
      </w:pPr>
      <w:r w:rsidDel="00000000" w:rsidR="00000000" w:rsidRPr="00000000">
        <w:rPr>
          <w:sz w:val="20"/>
          <w:szCs w:val="20"/>
          <w:rtl w:val="0"/>
        </w:rPr>
        <w:t xml:space="preserve">Projects above the Funding Line on the SFY26 Base/IIJA Gen Supp PPL are funded</w:t>
      </w:r>
      <w:r w:rsidDel="00000000" w:rsidR="00000000" w:rsidRPr="00000000">
        <w:rPr>
          <w:rtl w:val="0"/>
        </w:rPr>
      </w:r>
    </w:p>
    <w:p w:rsidR="00000000" w:rsidDel="00000000" w:rsidP="00000000" w:rsidRDefault="00000000" w:rsidRPr="00000000" w14:paraId="0000004A">
      <w:pPr>
        <w:numPr>
          <w:ilvl w:val="1"/>
          <w:numId w:val="5"/>
        </w:numPr>
        <w:ind w:left="1440" w:hanging="360"/>
        <w:rPr>
          <w:b w:val="1"/>
          <w:bCs w:val="1"/>
          <w:sz w:val="20"/>
          <w:szCs w:val="20"/>
        </w:rPr>
      </w:pPr>
      <w:r w:rsidDel="00000000" w:rsidR="00000000" w:rsidRPr="00000000">
        <w:rPr>
          <w:b w:val="1"/>
          <w:bCs w:val="1"/>
          <w:sz w:val="20"/>
          <w:szCs w:val="20"/>
          <w:rtl w:val="0"/>
        </w:rPr>
        <w:t xml:space="preserve">No: </w:t>
      </w:r>
      <w:r w:rsidDel="00000000" w:rsidR="00000000" w:rsidRPr="00000000">
        <w:rPr>
          <w:rtl w:val="0"/>
        </w:rPr>
      </w:r>
    </w:p>
    <w:p w:rsidR="00000000" w:rsidDel="00000000" w:rsidP="00000000" w:rsidRDefault="00000000" w:rsidRPr="00000000" w14:paraId="0000004B">
      <w:pPr>
        <w:numPr>
          <w:ilvl w:val="2"/>
          <w:numId w:val="1"/>
        </w:numPr>
        <w:ind w:left="2160" w:hanging="360"/>
        <w:rPr>
          <w:sz w:val="20"/>
          <w:szCs w:val="20"/>
        </w:rPr>
      </w:pPr>
      <w:r w:rsidDel="00000000" w:rsidR="00000000" w:rsidRPr="00000000">
        <w:rPr>
          <w:sz w:val="20"/>
          <w:szCs w:val="20"/>
          <w:rtl w:val="0"/>
        </w:rPr>
        <w:t xml:space="preserve">Projects below the Funding Line on the SFY26 Base/IIJA Gen Supp PPL are not expecting funding</w:t>
      </w:r>
    </w:p>
    <w:p w:rsidR="00000000" w:rsidDel="00000000" w:rsidP="00000000" w:rsidRDefault="00000000" w:rsidRPr="00000000" w14:paraId="0000004C">
      <w:pPr>
        <w:numPr>
          <w:ilvl w:val="2"/>
          <w:numId w:val="5"/>
        </w:numPr>
        <w:ind w:left="2160" w:hanging="360"/>
        <w:rPr>
          <w:sz w:val="20"/>
          <w:szCs w:val="20"/>
        </w:rPr>
      </w:pPr>
      <w:r w:rsidDel="00000000" w:rsidR="00000000" w:rsidRPr="00000000">
        <w:rPr>
          <w:sz w:val="20"/>
          <w:szCs w:val="20"/>
          <w:rtl w:val="0"/>
        </w:rPr>
        <w:t xml:space="preserve">Projects on the SFY26 Base/IIJA Gen Supp Planning List are not expecting funding</w:t>
      </w:r>
    </w:p>
    <w:p w:rsidR="00000000" w:rsidDel="00000000" w:rsidP="00000000" w:rsidRDefault="00000000" w:rsidRPr="00000000" w14:paraId="0000004D">
      <w:pPr>
        <w:numPr>
          <w:ilvl w:val="1"/>
          <w:numId w:val="5"/>
        </w:numPr>
        <w:ind w:left="1440" w:hanging="360"/>
        <w:rPr>
          <w:b w:val="1"/>
          <w:bCs w:val="1"/>
          <w:sz w:val="20"/>
          <w:szCs w:val="20"/>
        </w:rPr>
      </w:pPr>
      <w:r w:rsidDel="00000000" w:rsidR="00000000" w:rsidRPr="00000000">
        <w:rPr>
          <w:b w:val="1"/>
          <w:bCs w:val="1"/>
          <w:sz w:val="20"/>
          <w:szCs w:val="20"/>
          <w:rtl w:val="0"/>
        </w:rPr>
        <w:t xml:space="preserve">No information: </w:t>
      </w:r>
      <w:r w:rsidDel="00000000" w:rsidR="00000000" w:rsidRPr="00000000">
        <w:rPr>
          <w:rtl w:val="0"/>
        </w:rPr>
      </w:r>
    </w:p>
    <w:p w:rsidR="00000000" w:rsidDel="00000000" w:rsidP="00000000" w:rsidRDefault="00000000" w:rsidRPr="00000000" w14:paraId="0000004E">
      <w:pPr>
        <w:numPr>
          <w:ilvl w:val="2"/>
          <w:numId w:val="5"/>
        </w:numPr>
        <w:ind w:left="2160" w:hanging="360"/>
        <w:rPr>
          <w:sz w:val="20"/>
          <w:szCs w:val="20"/>
        </w:rPr>
      </w:pPr>
      <w:r w:rsidDel="00000000" w:rsidR="00000000" w:rsidRPr="00000000">
        <w:rPr>
          <w:sz w:val="20"/>
          <w:szCs w:val="20"/>
          <w:rtl w:val="0"/>
        </w:rPr>
        <w:t xml:space="preserve">No information for projects on the SFY26 EC PPL</w:t>
      </w:r>
      <w:r w:rsidDel="00000000" w:rsidR="00000000" w:rsidRPr="00000000">
        <w:rPr>
          <w:rtl w:val="0"/>
        </w:rPr>
      </w:r>
    </w:p>
    <w:p w:rsidR="00000000" w:rsidDel="00000000" w:rsidP="00000000" w:rsidRDefault="00000000" w:rsidRPr="00000000" w14:paraId="0000004F">
      <w:pPr>
        <w:pStyle w:val="Heading1"/>
        <w:rPr>
          <w:u w:val="single"/>
        </w:rPr>
      </w:pPr>
      <w:bookmarkStart w:colFirst="0" w:colLast="0" w:name="_fclxg1kjpm88" w:id="1"/>
      <w:bookmarkEnd w:id="1"/>
      <w:r w:rsidDel="00000000" w:rsidR="00000000" w:rsidRPr="00000000">
        <w:rPr>
          <w:u w:val="single"/>
          <w:rtl w:val="0"/>
        </w:rPr>
        <w:t xml:space="preserve">More information</w:t>
      </w:r>
    </w:p>
    <w:p w:rsidR="00000000" w:rsidDel="00000000" w:rsidP="00000000" w:rsidRDefault="00000000" w:rsidRPr="00000000" w14:paraId="00000050">
      <w:pPr>
        <w:rPr>
          <w:sz w:val="20"/>
          <w:szCs w:val="20"/>
        </w:rPr>
      </w:pPr>
      <w:r w:rsidDel="00000000" w:rsidR="00000000" w:rsidRPr="00000000">
        <w:rPr>
          <w:sz w:val="20"/>
          <w:szCs w:val="20"/>
          <w:rtl w:val="0"/>
        </w:rPr>
        <w:t xml:space="preserve">Create and fill in entries for state data (financial data, set aides, and policy tabs) in the </w:t>
      </w:r>
      <w:hyperlink r:id="rId10">
        <w:r w:rsidDel="00000000" w:rsidR="00000000" w:rsidRPr="00000000">
          <w:rPr>
            <w:color w:val="1155cc"/>
            <w:sz w:val="20"/>
            <w:szCs w:val="20"/>
            <w:u w:val="single"/>
            <w:rtl w:val="0"/>
          </w:rPr>
          <w:t xml:space="preserve">SRF Funding Tracker State Data Worksheet </w:t>
        </w:r>
      </w:hyperlink>
      <w:r w:rsidDel="00000000" w:rsidR="00000000" w:rsidRPr="00000000">
        <w:rPr>
          <w:sz w:val="20"/>
          <w:szCs w:val="20"/>
          <w:rtl w:val="0"/>
        </w:rPr>
        <w:t xml:space="preserve"> </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b w:val="1"/>
          <w:bCs w:val="1"/>
          <w:color w:val="000000"/>
          <w:sz w:val="18"/>
          <w:szCs w:val="18"/>
        </w:rPr>
      </w:pPr>
      <w:r w:rsidDel="00000000" w:rsidR="00000000" w:rsidRPr="00000000">
        <w:rPr>
          <w:sz w:val="20"/>
          <w:szCs w:val="20"/>
          <w:rtl w:val="0"/>
        </w:rPr>
        <w:t xml:space="preserve">Note that because key data points will now be captured in the SRF Funding Tracker State Data Worksheet, you do </w:t>
      </w:r>
      <w:r w:rsidDel="00000000" w:rsidR="00000000" w:rsidRPr="00000000">
        <w:rPr>
          <w:sz w:val="20"/>
          <w:szCs w:val="20"/>
          <w:u w:val="single"/>
          <w:rtl w:val="0"/>
        </w:rPr>
        <w:t xml:space="preserve">not</w:t>
      </w:r>
      <w:r w:rsidDel="00000000" w:rsidR="00000000" w:rsidRPr="00000000">
        <w:rPr>
          <w:sz w:val="20"/>
          <w:szCs w:val="20"/>
          <w:rtl w:val="0"/>
        </w:rPr>
        <w:t xml:space="preserve"> need to also write out all of those data points below. </w:t>
      </w:r>
      <w:r w:rsidDel="00000000" w:rsidR="00000000" w:rsidRPr="00000000">
        <w:rPr>
          <w:rtl w:val="0"/>
        </w:rPr>
      </w:r>
    </w:p>
    <w:p w:rsidR="00000000" w:rsidDel="00000000" w:rsidP="00000000" w:rsidRDefault="00000000" w:rsidRPr="00000000" w14:paraId="00000055">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56">
      <w:pPr>
        <w:rPr/>
      </w:pPr>
      <w:r w:rsidDel="00000000" w:rsidR="00000000" w:rsidRPr="00000000">
        <w:rPr>
          <w:sz w:val="20"/>
          <w:szCs w:val="20"/>
          <w:rtl w:val="0"/>
        </w:rPr>
        <w:t xml:space="preserve">Mississippi’s </w:t>
      </w:r>
      <w:r w:rsidDel="00000000" w:rsidR="00000000" w:rsidRPr="00000000">
        <w:rPr>
          <w:sz w:val="20"/>
          <w:szCs w:val="20"/>
          <w:rtl w:val="0"/>
        </w:rPr>
        <w:t xml:space="preserve">DWSRF program is called the Drinking Water Systems Improvements Revolving Loan Fund (DWSIRLF) Program,  and is administered by Mississippi State Department of Health. A 9-member Board oversees the administration of the DWSIRLF Program. Information on Mississippi’s DWSRF program can be found on the </w:t>
      </w:r>
      <w:hyperlink r:id="rId11">
        <w:r w:rsidDel="00000000" w:rsidR="00000000" w:rsidRPr="00000000">
          <w:rPr>
            <w:color w:val="1155cc"/>
            <w:sz w:val="20"/>
            <w:szCs w:val="20"/>
            <w:u w:val="single"/>
            <w:rtl w:val="0"/>
          </w:rPr>
          <w:t xml:space="preserve">program</w:t>
        </w:r>
      </w:hyperlink>
      <w:hyperlink r:id="rId12">
        <w:r w:rsidDel="00000000" w:rsidR="00000000" w:rsidRPr="00000000">
          <w:rPr>
            <w:b w:val="1"/>
            <w:bCs w:val="1"/>
            <w:color w:val="1155cc"/>
            <w:sz w:val="20"/>
            <w:szCs w:val="20"/>
            <w:u w:val="single"/>
            <w:rtl w:val="0"/>
          </w:rPr>
          <w:t xml:space="preserve"> </w:t>
        </w:r>
      </w:hyperlink>
      <w:hyperlink r:id="rId13">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7">
      <w:pPr>
        <w:pStyle w:val="Heading2"/>
        <w:rPr>
          <w:color w:val="6aa84f"/>
        </w:rPr>
      </w:pPr>
      <w:bookmarkStart w:colFirst="0" w:colLast="0" w:name="_4jniyrpxo19k"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58">
      <w:pPr>
        <w:rPr>
          <w:sz w:val="20"/>
          <w:szCs w:val="20"/>
        </w:rPr>
      </w:pPr>
      <w:r w:rsidDel="00000000" w:rsidR="00000000" w:rsidRPr="00000000">
        <w:rPr>
          <w:sz w:val="20"/>
          <w:szCs w:val="20"/>
          <w:rtl w:val="0"/>
        </w:rPr>
        <w:t xml:space="preserve">XXX</w:t>
      </w:r>
    </w:p>
    <w:p w:rsidR="00000000" w:rsidDel="00000000" w:rsidP="00000000" w:rsidRDefault="00000000" w:rsidRPr="00000000" w14:paraId="00000059">
      <w:pPr>
        <w:pStyle w:val="Heading2"/>
        <w:rPr>
          <w:color w:val="6aa84f"/>
        </w:rPr>
      </w:pPr>
      <w:bookmarkStart w:colFirst="0" w:colLast="0" w:name="_fqzwtumcozd0"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5A">
      <w:pPr>
        <w:rPr/>
      </w:pPr>
      <w:r w:rsidDel="00000000" w:rsidR="00000000" w:rsidRPr="00000000">
        <w:rPr>
          <w:rtl w:val="0"/>
        </w:rPr>
        <w:t xml:space="preserve">XXX</w:t>
      </w:r>
    </w:p>
    <w:p w:rsidR="00000000" w:rsidDel="00000000" w:rsidP="00000000" w:rsidRDefault="00000000" w:rsidRPr="00000000" w14:paraId="0000005B">
      <w:pPr>
        <w:pStyle w:val="Heading2"/>
        <w:rPr>
          <w:color w:val="6aa84f"/>
        </w:rPr>
      </w:pPr>
      <w:bookmarkStart w:colFirst="0" w:colLast="0" w:name="_seg5qd7iqbsa"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5C">
      <w:pPr>
        <w:rPr/>
      </w:pPr>
      <w:r w:rsidDel="00000000" w:rsidR="00000000" w:rsidRPr="00000000">
        <w:rPr>
          <w:rtl w:val="0"/>
        </w:rPr>
        <w:t xml:space="preserve">XXX</w:t>
      </w:r>
    </w:p>
    <w:p w:rsidR="00000000" w:rsidDel="00000000" w:rsidP="00000000" w:rsidRDefault="00000000" w:rsidRPr="00000000" w14:paraId="0000005D">
      <w:pPr>
        <w:pStyle w:val="Heading2"/>
        <w:rPr>
          <w:color w:val="6aa84f"/>
        </w:rPr>
      </w:pPr>
      <w:bookmarkStart w:colFirst="0" w:colLast="0" w:name="_e4slu628qs6j"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5E">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5F">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60">
      <w:pPr>
        <w:pStyle w:val="Heading2"/>
        <w:rPr>
          <w:b w:val="1"/>
          <w:bCs w:val="1"/>
          <w:sz w:val="20"/>
          <w:szCs w:val="20"/>
        </w:rPr>
      </w:pPr>
      <w:bookmarkStart w:colFirst="0" w:colLast="0" w:name="_oa86v8ns3tpy" w:id="7"/>
      <w:bookmarkEnd w:id="7"/>
      <w:r w:rsidDel="00000000" w:rsidR="00000000" w:rsidRPr="00000000">
        <w:rPr>
          <w:color w:val="6aa84f"/>
          <w:rtl w:val="0"/>
        </w:rPr>
        <w:t xml:space="preserve">DAC Definition</w:t>
      </w: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Mississippi’s DWSRF program defines “disadvantaged community” (DAC) as follows: Any Loan Recipient (LR) that has a Median Household Income less than the Median Household Income of the State of Mississippi as a whole is eligible for principal forgiveness as a DAC. DACs with a lower MHI are eligible to receive a larger percentage of project costs as PF from the base grant. See the IUP at page 16. </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pPr>
      <w:r w:rsidDel="00000000" w:rsidR="00000000" w:rsidRPr="00000000">
        <w:rPr>
          <w:sz w:val="20"/>
          <w:szCs w:val="20"/>
          <w:rtl w:val="0"/>
        </w:rPr>
        <w:t xml:space="preserve">In addition to principal forgiveness (max capped at $500,000), Mississippi offers an extended loan repayment program of up to 40 years for DACs, so long as the repayment period does not exceed the design life of the project. </w:t>
      </w:r>
      <w:r w:rsidDel="00000000" w:rsidR="00000000" w:rsidRPr="00000000">
        <w:rPr>
          <w:rtl w:val="0"/>
        </w:rPr>
      </w:r>
    </w:p>
    <w:p w:rsidR="00000000" w:rsidDel="00000000" w:rsidP="00000000" w:rsidRDefault="00000000" w:rsidRPr="00000000" w14:paraId="00000064">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65">
      <w:pPr>
        <w:rPr/>
      </w:pPr>
      <w:r w:rsidDel="00000000" w:rsidR="00000000" w:rsidRPr="00000000">
        <w:rPr>
          <w:rtl w:val="0"/>
        </w:rPr>
        <w:t xml:space="preserve">XXX</w:t>
      </w:r>
    </w:p>
    <w:p w:rsidR="00000000" w:rsidDel="00000000" w:rsidP="00000000" w:rsidRDefault="00000000" w:rsidRPr="00000000" w14:paraId="00000066">
      <w:pPr>
        <w:pStyle w:val="Heading2"/>
        <w:rPr>
          <w:color w:val="6aa84f"/>
        </w:rPr>
      </w:pPr>
      <w:bookmarkStart w:colFirst="0" w:colLast="0" w:name="_h22e52ip0fie" w:id="9"/>
      <w:bookmarkEnd w:id="9"/>
      <w:r w:rsidDel="00000000" w:rsidR="00000000" w:rsidRPr="00000000">
        <w:rPr>
          <w:color w:val="6aa84f"/>
          <w:rtl w:val="0"/>
        </w:rPr>
        <w:t xml:space="preserve">Interest rates and fees </w:t>
      </w:r>
    </w:p>
    <w:p w:rsidR="00000000" w:rsidDel="00000000" w:rsidP="00000000" w:rsidRDefault="00000000" w:rsidRPr="00000000" w14:paraId="00000067">
      <w:pPr>
        <w:rPr/>
      </w:pPr>
      <w:r w:rsidDel="00000000" w:rsidR="00000000" w:rsidRPr="00000000">
        <w:rPr>
          <w:rtl w:val="0"/>
        </w:rPr>
        <w:t xml:space="preserve">XXX</w:t>
      </w:r>
    </w:p>
    <w:p w:rsidR="00000000" w:rsidDel="00000000" w:rsidP="00000000" w:rsidRDefault="00000000" w:rsidRPr="00000000" w14:paraId="00000068">
      <w:pPr>
        <w:pStyle w:val="Heading2"/>
        <w:rPr>
          <w:color w:val="6aa84f"/>
        </w:rPr>
      </w:pPr>
      <w:bookmarkStart w:colFirst="0" w:colLast="0" w:name="_hwsuw41ojs6b" w:id="10"/>
      <w:bookmarkEnd w:id="10"/>
      <w:r w:rsidDel="00000000" w:rsidR="00000000" w:rsidRPr="00000000">
        <w:rPr>
          <w:color w:val="6aa84f"/>
          <w:rtl w:val="0"/>
        </w:rPr>
        <w:t xml:space="preserve">Set-Asides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color w:val="6aa84f"/>
        </w:rPr>
      </w:pPr>
      <w:bookmarkStart w:colFirst="0" w:colLast="0" w:name="_x3ifeivq55rk"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6B">
      <w:pPr>
        <w:rPr/>
      </w:pPr>
      <w:r w:rsidDel="00000000" w:rsidR="00000000" w:rsidRPr="00000000">
        <w:rPr>
          <w:rtl w:val="0"/>
        </w:rPr>
        <w:t xml:space="preserve">XXX</w:t>
      </w:r>
    </w:p>
    <w:p w:rsidR="00000000" w:rsidDel="00000000" w:rsidP="00000000" w:rsidRDefault="00000000" w:rsidRPr="00000000" w14:paraId="0000006C">
      <w:pPr>
        <w:pStyle w:val="Heading2"/>
        <w:rPr>
          <w:color w:val="6aa84f"/>
        </w:rPr>
      </w:pPr>
      <w:bookmarkStart w:colFirst="0" w:colLast="0" w:name="_pheuucyg65kz"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6D">
      <w:pPr>
        <w:rPr>
          <w:sz w:val="20"/>
          <w:szCs w:val="20"/>
        </w:rPr>
      </w:pPr>
      <w:r w:rsidDel="00000000" w:rsidR="00000000" w:rsidRPr="00000000">
        <w:rPr>
          <w:sz w:val="20"/>
          <w:szCs w:val="20"/>
          <w:rtl w:val="0"/>
        </w:rPr>
        <w:t xml:space="preserve">Mississippi provides two types of lists:</w:t>
      </w:r>
    </w:p>
    <w:p w:rsidR="00000000" w:rsidDel="00000000" w:rsidP="00000000" w:rsidRDefault="00000000" w:rsidRPr="00000000" w14:paraId="0000006E">
      <w:pPr>
        <w:numPr>
          <w:ilvl w:val="0"/>
          <w:numId w:val="2"/>
        </w:numPr>
        <w:ind w:left="720" w:hanging="360"/>
        <w:rPr>
          <w:sz w:val="20"/>
          <w:szCs w:val="20"/>
        </w:rPr>
      </w:pPr>
      <w:r w:rsidDel="00000000" w:rsidR="00000000" w:rsidRPr="00000000">
        <w:rPr>
          <w:b w:val="1"/>
          <w:bCs w:val="1"/>
          <w:sz w:val="20"/>
          <w:szCs w:val="20"/>
          <w:rtl w:val="0"/>
        </w:rPr>
        <w:t xml:space="preserve">Priority List</w:t>
      </w:r>
      <w:r w:rsidDel="00000000" w:rsidR="00000000" w:rsidRPr="00000000">
        <w:rPr>
          <w:sz w:val="20"/>
          <w:szCs w:val="20"/>
          <w:rtl w:val="0"/>
        </w:rPr>
        <w:t xml:space="preserve">: Provides a ranked list of all projects that meet all submission deadlines, and are projected to be ready to proceed during the FFY. The Priority List has a “funding line,” above which projects are expected to receive funding for that SFY (although SFY25 does not have a visible “funding line”).  </w:t>
      </w:r>
    </w:p>
    <w:p w:rsidR="00000000" w:rsidDel="00000000" w:rsidP="00000000" w:rsidRDefault="00000000" w:rsidRPr="00000000" w14:paraId="0000006F">
      <w:pPr>
        <w:numPr>
          <w:ilvl w:val="0"/>
          <w:numId w:val="2"/>
        </w:numPr>
        <w:ind w:left="720" w:hanging="360"/>
        <w:rPr>
          <w:sz w:val="20"/>
          <w:szCs w:val="20"/>
        </w:rPr>
      </w:pPr>
      <w:r w:rsidDel="00000000" w:rsidR="00000000" w:rsidRPr="00000000">
        <w:rPr>
          <w:b w:val="1"/>
          <w:bCs w:val="1"/>
          <w:sz w:val="20"/>
          <w:szCs w:val="20"/>
          <w:rtl w:val="0"/>
        </w:rPr>
        <w:t xml:space="preserve">Planning List</w:t>
      </w:r>
      <w:r w:rsidDel="00000000" w:rsidR="00000000" w:rsidRPr="00000000">
        <w:rPr>
          <w:sz w:val="20"/>
          <w:szCs w:val="20"/>
          <w:rtl w:val="0"/>
        </w:rPr>
        <w:t xml:space="preserve">: Provides a ranked list of all projects that did not meet all submission deadlines, are not projected to be ready to proceed during the FFY, or had multiple requests and asked to be placed on the Planning List. For projects on the Planning List, a determination of a project’s program eligibility cannot be completed until the facilities plan has been submitted and reviewed.</w:t>
      </w:r>
      <w:r w:rsidDel="00000000" w:rsidR="00000000" w:rsidRPr="00000000">
        <w:rPr>
          <w:rtl w:val="0"/>
        </w:rPr>
      </w:r>
    </w:p>
    <w:p w:rsidR="00000000" w:rsidDel="00000000" w:rsidP="00000000" w:rsidRDefault="00000000" w:rsidRPr="00000000" w14:paraId="00000070">
      <w:pPr>
        <w:pStyle w:val="Heading2"/>
        <w:rPr>
          <w:color w:val="6aa84f"/>
        </w:rPr>
      </w:pPr>
      <w:bookmarkStart w:colFirst="0" w:colLast="0" w:name="_dkrebb7scnnt"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numPr>
          <w:ilvl w:val="0"/>
          <w:numId w:val="4"/>
        </w:numPr>
        <w:ind w:left="720" w:hanging="360"/>
        <w:rPr>
          <w:sz w:val="20"/>
          <w:szCs w:val="20"/>
        </w:rPr>
      </w:pPr>
      <w:r w:rsidDel="00000000" w:rsidR="00000000" w:rsidRPr="00000000">
        <w:rPr>
          <w:sz w:val="20"/>
          <w:szCs w:val="20"/>
          <w:rtl w:val="0"/>
        </w:rPr>
        <w:t xml:space="preserve">X</w:t>
      </w:r>
      <w:r w:rsidDel="00000000" w:rsidR="00000000" w:rsidRPr="00000000">
        <w:rPr>
          <w:rtl w:val="0"/>
        </w:rPr>
      </w:r>
    </w:p>
    <w:sectPr>
      <w:headerReference r:id="rId14" w:type="default"/>
      <w:footerReference r:id="rId15"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kta Patel" w:id="4" w:date="2025-08-21T20:55:4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@maria@policyinnovation.org This EC IUP was updated and the PPL includes 2 more projects that we had previously. We will need to incorporate this information + update the data viz accordingly. It's not urgent because we are not updating the document we will send to MCUP. We can chat about this on our call tomorrow.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Maria Sevillano reacted with ✅ at 2025-09-23 17:28 PM</w:t>
      </w:r>
    </w:p>
  </w:comment>
  <w:comment w:author="Ekta Patel" w:id="1" w:date="2025-08-06T20:01:18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16 is where it would be, but the list is empty and there is no table w/ headers</w:t>
      </w:r>
    </w:p>
  </w:comment>
  <w:comment w:author="Maria Sevillano" w:id="2" w:date="2025-08-06T20:19:2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Ekta Patel" w:id="3" w:date="2025-08-21T20:53:3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@maria@policyinnovation.org! This IUP was updated but it still doesn't have a list. Just FYI so you have the latest document</w:t>
      </w:r>
    </w:p>
  </w:comment>
  <w:comment w:author="Ekta Patel" w:id="5" w:date="2025-08-08T17:13:0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@maria@policyinnovation.org see this update on PF for SFY26!</w:t>
      </w:r>
    </w:p>
  </w:comment>
  <w:comment w:author="Maria Sevillano" w:id="6" w:date="2025-08-08T17:17:53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it @ekta@policyinnovation.org</w:t>
      </w:r>
    </w:p>
  </w:comment>
  <w:comment w:author="Ekta Patel" w:id="0" w:date="2025-08-11T21:47:32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@dgoshen@policyinnovation.org. I just noticed this updated/amended IUP was published July 25, 2025 (previous copy we were using was published on March 28, 2025 https://drive.google.com/file/d/13NaXy-Syap0RT6gtda1zunXkvVJvXjRk/view).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Would you please confirm this is an amendment? I just want to be extra sure (here's the public notice https://msdh.ms.gov/page/resources/21116.pdf). 2) Can we keep this IUP in YR 4, or will we have to save this IUP for YR 5 because of the date (SFY runs July 1 - June 30)? If the latter, YR 4 will have only an LSLR IUP with 0 projects and an EC IUP with 3 projects.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dgoshen@policyinnovation.org_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sz w:val="16"/>
        <w:szCs w:val="16"/>
      </w:rPr>
    </w:pPr>
    <w:r w:rsidDel="00000000" w:rsidR="00000000" w:rsidRPr="00000000">
      <w:rPr>
        <w:rtl w:val="0"/>
      </w:rPr>
    </w:r>
  </w:p>
  <w:p w:rsidR="00000000" w:rsidDel="00000000" w:rsidP="00000000" w:rsidRDefault="00000000" w:rsidRPr="00000000" w14:paraId="00000076">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sdh.ms.gov/page/44,0,127.html" TargetMode="External"/><Relationship Id="rId10" Type="http://schemas.openxmlformats.org/officeDocument/2006/relationships/hyperlink" Target="https://docs.google.com/spreadsheets/d/10NcgSJAZedRNDTq7_9-UJUefF6tQ6RYhvVSib_Dc-3Y/edit?gid=2138693262#gid=2138693262" TargetMode="External"/><Relationship Id="rId13" Type="http://schemas.openxmlformats.org/officeDocument/2006/relationships/hyperlink" Target="https://msdh.ms.gov/page/44,0,127.html" TargetMode="External"/><Relationship Id="rId12" Type="http://schemas.openxmlformats.org/officeDocument/2006/relationships/hyperlink" Target="https://msdh.ms.gov/page/44,0,127.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6LmcCzlqYcrnS_IxkIcppDLkfiZXCXU3/view?usp=drive_link"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ZmMC9dKWJxudoQ9MXmWJW_6cRQVEP2b2/view" TargetMode="External"/><Relationship Id="rId8" Type="http://schemas.openxmlformats.org/officeDocument/2006/relationships/hyperlink" Target="https://drive.google.com/file/d/1G1v2QcUkC42VIzQI3b_tnz9KsCFAPuO0/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