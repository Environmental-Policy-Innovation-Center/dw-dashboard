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rPr>
      </w:pPr>
      <w:bookmarkStart w:colFirst="0" w:colLast="0" w:name="_r7juiywyg7i2" w:id="0"/>
      <w:bookmarkEnd w:id="0"/>
      <w:r w:rsidDel="00000000" w:rsidR="00000000" w:rsidRPr="00000000">
        <w:rPr>
          <w:b w:val="1"/>
          <w:bCs w:val="1"/>
          <w:color w:val="4a86e8"/>
          <w:sz w:val="20"/>
          <w:szCs w:val="20"/>
          <w:rtl w:val="0"/>
        </w:rPr>
        <w:t xml:space="preserve">Tennessee Data Dictionary, Year 3 </w:t>
      </w:r>
      <w:r w:rsidDel="00000000" w:rsidR="00000000" w:rsidRPr="00000000">
        <w:rPr>
          <w:b w:val="1"/>
          <w:bCs w:val="1"/>
          <w:rtl w:val="0"/>
        </w:rPr>
        <w:t xml:space="preserve">[</w:t>
      </w:r>
      <w:r w:rsidDel="00000000" w:rsidR="00000000" w:rsidRPr="00000000">
        <w:rPr>
          <w:b w:val="1"/>
          <w:bCs w:val="1"/>
          <w:color w:val="00ff00"/>
          <w:rtl w:val="0"/>
        </w:rPr>
        <w:t xml:space="preserve">Updated</w:t>
      </w:r>
      <w:r w:rsidDel="00000000" w:rsidR="00000000" w:rsidRPr="00000000">
        <w:rPr>
          <w:b w:val="1"/>
          <w:bCs w:val="1"/>
          <w:rtl w:val="0"/>
        </w:rPr>
        <w:t xml:space="preserve">]</w:t>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11/13/2025 [Funding Amount]</w:t>
      </w:r>
      <w:r w:rsidDel="00000000" w:rsidR="00000000" w:rsidRPr="00000000">
        <w:rPr>
          <w:rtl w:val="0"/>
        </w:rPr>
      </w:r>
    </w:p>
    <w:p w:rsidR="00000000" w:rsidDel="00000000" w:rsidP="00000000" w:rsidRDefault="00000000" w:rsidRPr="00000000" w14:paraId="00000003">
      <w:pPr>
        <w:rPr/>
      </w:pPr>
      <w:r w:rsidDel="00000000" w:rsidR="00000000" w:rsidRPr="00000000">
        <w:rPr>
          <w:color w:val="ff0000"/>
          <w:rtl w:val="0"/>
        </w:rPr>
        <w:t xml:space="preserve">DG Finalized: 7/3/2025</w:t>
      </w:r>
      <w:r w:rsidDel="00000000" w:rsidR="00000000" w:rsidRPr="00000000">
        <w:rPr>
          <w:rtl w:val="0"/>
        </w:rPr>
      </w:r>
    </w:p>
    <w:p w:rsidR="00000000" w:rsidDel="00000000" w:rsidP="00000000" w:rsidRDefault="00000000" w:rsidRPr="00000000" w14:paraId="00000004">
      <w:pPr>
        <w:rPr>
          <w:b w:val="1"/>
          <w:bCs w:val="1"/>
          <w:sz w:val="20"/>
          <w:szCs w:val="20"/>
          <w:shd w:fill="f4cccc" w:val="clear"/>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rtl w:val="0"/>
        </w:rPr>
      </w:r>
    </w:p>
    <w:p w:rsidR="00000000" w:rsidDel="00000000" w:rsidP="00000000" w:rsidRDefault="00000000" w:rsidRPr="00000000" w14:paraId="00000007">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6"/>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6"/>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6"/>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6"/>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6"/>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6"/>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6"/>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6"/>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6"/>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6"/>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r w:rsidDel="00000000" w:rsidR="00000000" w:rsidRPr="00000000">
        <w:rPr>
          <w:rtl w:val="0"/>
        </w:rPr>
      </w:r>
    </w:p>
    <w:p w:rsidR="00000000" w:rsidDel="00000000" w:rsidP="00000000" w:rsidRDefault="00000000" w:rsidRPr="00000000" w14:paraId="00000019">
      <w:pPr>
        <w:rPr>
          <w:sz w:val="20"/>
          <w:szCs w:val="20"/>
          <w:shd w:fill="f4cccc" w:val="clear"/>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Intended Use Plans from which data for the SFY2025 has been collected:</w:t>
      </w:r>
      <w:r w:rsidDel="00000000" w:rsidR="00000000" w:rsidRPr="00000000">
        <w:rPr>
          <w:rtl w:val="0"/>
        </w:rPr>
      </w:r>
    </w:p>
    <w:p w:rsidR="00000000" w:rsidDel="00000000" w:rsidP="00000000" w:rsidRDefault="00000000" w:rsidRPr="00000000" w14:paraId="0000001B">
      <w:pPr>
        <w:numPr>
          <w:ilvl w:val="0"/>
          <w:numId w:val="11"/>
        </w:numPr>
        <w:ind w:left="720" w:hanging="360"/>
        <w:rPr>
          <w:color w:val="000000"/>
          <w:sz w:val="20"/>
          <w:szCs w:val="20"/>
        </w:rPr>
      </w:pPr>
      <w:hyperlink r:id="rId7">
        <w:r w:rsidDel="00000000" w:rsidR="00000000" w:rsidRPr="00000000">
          <w:rPr>
            <w:color w:val="1155cc"/>
            <w:sz w:val="20"/>
            <w:szCs w:val="20"/>
            <w:u w:val="single"/>
            <w:rtl w:val="0"/>
          </w:rPr>
          <w:t xml:space="preserve">Intended Use Plan Drinking Water State Revolving Fund State Fiscal Year (SFY) 2025 Federal Fiscal Year (FFY) 2024</w:t>
        </w:r>
      </w:hyperlink>
      <w:r w:rsidDel="00000000" w:rsidR="00000000" w:rsidRPr="00000000">
        <w:rPr>
          <w:sz w:val="20"/>
          <w:szCs w:val="20"/>
          <w:rtl w:val="0"/>
        </w:rPr>
        <w:t xml:space="preserve">, Amendment to Final, October 8</w:t>
      </w:r>
      <w:r w:rsidDel="00000000" w:rsidR="00000000" w:rsidRPr="00000000">
        <w:rPr>
          <w:sz w:val="20"/>
          <w:szCs w:val="20"/>
          <w:rtl w:val="0"/>
        </w:rPr>
        <w:t xml:space="preserve">, 2024 (SFY25 Base/IIJA Gen Supp IUP) </w:t>
      </w:r>
    </w:p>
    <w:p w:rsidR="00000000" w:rsidDel="00000000" w:rsidP="00000000" w:rsidRDefault="00000000" w:rsidRPr="00000000" w14:paraId="0000001C">
      <w:pPr>
        <w:numPr>
          <w:ilvl w:val="1"/>
          <w:numId w:val="11"/>
        </w:numPr>
        <w:ind w:left="1440" w:hanging="360"/>
        <w:rPr>
          <w:color w:val="000000"/>
          <w:sz w:val="20"/>
          <w:szCs w:val="20"/>
          <w:shd w:fill="fff2cc" w:val="clear"/>
        </w:rPr>
      </w:pPr>
      <w:hyperlink r:id="rId8">
        <w:r w:rsidDel="00000000" w:rsidR="00000000" w:rsidRPr="00000000">
          <w:rPr>
            <w:color w:val="1155cc"/>
            <w:sz w:val="20"/>
            <w:szCs w:val="20"/>
            <w:u w:val="single"/>
            <w:shd w:fill="fff2cc" w:val="clear"/>
            <w:rtl w:val="0"/>
          </w:rPr>
          <w:t xml:space="preserve">Drinking Water State Revolving Fund 2024 Priority Ranking List</w:t>
        </w:r>
      </w:hyperlink>
      <w:r w:rsidDel="00000000" w:rsidR="00000000" w:rsidRPr="00000000">
        <w:rPr>
          <w:sz w:val="20"/>
          <w:szCs w:val="20"/>
          <w:shd w:fill="fff2cc" w:val="clear"/>
          <w:rtl w:val="0"/>
        </w:rPr>
        <w:t xml:space="preserve">, Final, June 27, 2024</w:t>
      </w:r>
      <w:r w:rsidDel="00000000" w:rsidR="00000000" w:rsidRPr="00000000">
        <w:rPr>
          <w:sz w:val="20"/>
          <w:szCs w:val="20"/>
          <w:shd w:fill="fff2cc" w:val="clear"/>
          <w:rtl w:val="0"/>
        </w:rPr>
        <w:t xml:space="preserve"> </w:t>
      </w:r>
      <w:r w:rsidDel="00000000" w:rsidR="00000000" w:rsidRPr="00000000">
        <w:rPr>
          <w:sz w:val="20"/>
          <w:szCs w:val="20"/>
          <w:shd w:fill="fff2cc" w:val="clear"/>
          <w:rtl w:val="0"/>
        </w:rPr>
        <w:t xml:space="preserve">(SFY25 Comprehensive PPL)</w:t>
      </w:r>
      <w:r w:rsidDel="00000000" w:rsidR="00000000" w:rsidRPr="00000000">
        <w:rPr>
          <w:rtl w:val="0"/>
        </w:rPr>
      </w:r>
    </w:p>
    <w:p w:rsidR="00000000" w:rsidDel="00000000" w:rsidP="00000000" w:rsidRDefault="00000000" w:rsidRPr="00000000" w14:paraId="0000001D">
      <w:pPr>
        <w:numPr>
          <w:ilvl w:val="2"/>
          <w:numId w:val="11"/>
        </w:numPr>
        <w:ind w:left="2160" w:hanging="360"/>
        <w:rPr>
          <w:sz w:val="20"/>
          <w:szCs w:val="20"/>
        </w:rPr>
      </w:pPr>
      <w:r w:rsidDel="00000000" w:rsidR="00000000" w:rsidRPr="00000000">
        <w:rPr>
          <w:sz w:val="20"/>
          <w:szCs w:val="20"/>
          <w:rtl w:val="0"/>
        </w:rPr>
        <w:t xml:space="preserve">Last Scraped On: 2025-09-05 | Last Scraped By: Maria</w:t>
      </w:r>
    </w:p>
    <w:p w:rsidR="00000000" w:rsidDel="00000000" w:rsidP="00000000" w:rsidRDefault="00000000" w:rsidRPr="00000000" w14:paraId="0000001E">
      <w:pPr>
        <w:numPr>
          <w:ilvl w:val="2"/>
          <w:numId w:val="11"/>
        </w:numPr>
        <w:ind w:left="2160" w:hanging="360"/>
        <w:rPr>
          <w:sz w:val="20"/>
          <w:szCs w:val="20"/>
        </w:rPr>
      </w:pPr>
      <w:r w:rsidDel="00000000" w:rsidR="00000000" w:rsidRPr="00000000">
        <w:rPr>
          <w:sz w:val="20"/>
          <w:szCs w:val="20"/>
          <w:rtl w:val="0"/>
        </w:rPr>
        <w:t xml:space="preserve">Last Reviewed On: 2025-09-05 | Last Reviewed By: Maria</w:t>
      </w:r>
      <w:r w:rsidDel="00000000" w:rsidR="00000000" w:rsidRPr="00000000">
        <w:rPr>
          <w:rtl w:val="0"/>
        </w:rPr>
      </w:r>
    </w:p>
    <w:p w:rsidR="00000000" w:rsidDel="00000000" w:rsidP="00000000" w:rsidRDefault="00000000" w:rsidRPr="00000000" w14:paraId="0000001F">
      <w:pPr>
        <w:numPr>
          <w:ilvl w:val="0"/>
          <w:numId w:val="11"/>
        </w:numPr>
        <w:ind w:left="720" w:hanging="360"/>
        <w:rPr>
          <w:sz w:val="20"/>
          <w:szCs w:val="20"/>
          <w:u w:val="none"/>
        </w:rPr>
      </w:pPr>
      <w:hyperlink r:id="rId9">
        <w:r w:rsidDel="00000000" w:rsidR="00000000" w:rsidRPr="00000000">
          <w:rPr>
            <w:color w:val="1155cc"/>
            <w:sz w:val="20"/>
            <w:szCs w:val="20"/>
            <w:u w:val="single"/>
            <w:rtl w:val="0"/>
          </w:rPr>
          <w:t xml:space="preserve">Emerging Contaminants Intended Use Plan Drinking Water State Revolving Fund and Infrastructure Grants State Fiscal Year (SFY) 2025 Federal Fiscal Year (FFY) 2024</w:t>
        </w:r>
      </w:hyperlink>
      <w:r w:rsidDel="00000000" w:rsidR="00000000" w:rsidRPr="00000000">
        <w:rPr>
          <w:sz w:val="20"/>
          <w:szCs w:val="20"/>
          <w:rtl w:val="0"/>
        </w:rPr>
        <w:t xml:space="preserve">, Final, July 15, 2025 (SFY25 EC IUP)</w:t>
      </w:r>
    </w:p>
    <w:p w:rsidR="00000000" w:rsidDel="00000000" w:rsidP="00000000" w:rsidRDefault="00000000" w:rsidRPr="00000000" w14:paraId="00000020">
      <w:pPr>
        <w:numPr>
          <w:ilvl w:val="0"/>
          <w:numId w:val="11"/>
        </w:numPr>
        <w:ind w:left="720" w:hanging="360"/>
        <w:rPr>
          <w:sz w:val="20"/>
          <w:szCs w:val="20"/>
        </w:rPr>
      </w:pPr>
      <w:hyperlink r:id="rId10">
        <w:r w:rsidDel="00000000" w:rsidR="00000000" w:rsidRPr="00000000">
          <w:rPr>
            <w:color w:val="1155cc"/>
            <w:sz w:val="20"/>
            <w:szCs w:val="20"/>
            <w:u w:val="single"/>
            <w:rtl w:val="0"/>
          </w:rPr>
          <w:t xml:space="preserve">Lead Service Line Intended Use Plan State Revolving Fund and Infrastructure Grants State Fiscal Year (SFY) 2025 Federal Fiscal Year (FFY) 2024</w:t>
        </w:r>
      </w:hyperlink>
      <w:r w:rsidDel="00000000" w:rsidR="00000000" w:rsidRPr="00000000">
        <w:rPr>
          <w:sz w:val="20"/>
          <w:szCs w:val="20"/>
          <w:rtl w:val="0"/>
        </w:rPr>
        <w:t xml:space="preserve">, Final, July 15, 2025 (SFY25 LSLR IUP)</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3">
      <w:pPr>
        <w:rPr>
          <w:sz w:val="20"/>
          <w:szCs w:val="20"/>
          <w:shd w:fill="f4cccc" w:val="clear"/>
        </w:rPr>
      </w:pPr>
      <w:r w:rsidDel="00000000" w:rsidR="00000000" w:rsidRPr="00000000">
        <w:rPr>
          <w:sz w:val="20"/>
          <w:szCs w:val="20"/>
          <w:shd w:fill="f4cccc" w:val="clear"/>
          <w:rtl w:val="0"/>
        </w:rPr>
        <w:t xml:space="preserve"> </w:t>
      </w:r>
    </w:p>
    <w:p w:rsidR="00000000" w:rsidDel="00000000" w:rsidP="00000000" w:rsidRDefault="00000000" w:rsidRPr="00000000" w14:paraId="00000024">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County</w:t>
      </w:r>
    </w:p>
    <w:p w:rsidR="00000000" w:rsidDel="00000000" w:rsidP="00000000" w:rsidRDefault="00000000" w:rsidRPr="00000000" w14:paraId="00000025">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Local Government</w:t>
      </w:r>
    </w:p>
    <w:p w:rsidR="00000000" w:rsidDel="00000000" w:rsidP="00000000" w:rsidRDefault="00000000" w:rsidRPr="00000000" w14:paraId="00000026">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p>
    <w:p w:rsidR="00000000" w:rsidDel="00000000" w:rsidP="00000000" w:rsidRDefault="00000000" w:rsidRPr="00000000" w14:paraId="00000027">
      <w:pPr>
        <w:numPr>
          <w:ilvl w:val="0"/>
          <w:numId w:val="11"/>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p>
    <w:p w:rsidR="00000000" w:rsidDel="00000000" w:rsidP="00000000" w:rsidRDefault="00000000" w:rsidRPr="00000000" w14:paraId="00000028">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9">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Type: </w:t>
      </w:r>
    </w:p>
    <w:p w:rsidR="00000000" w:rsidDel="00000000" w:rsidP="00000000" w:rsidRDefault="00000000" w:rsidRPr="00000000" w14:paraId="0000002A">
      <w:pPr>
        <w:numPr>
          <w:ilvl w:val="1"/>
          <w:numId w:val="11"/>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General projects: All projects on SFY25 PPL that are not EC or lead projects are general projects</w:t>
      </w:r>
    </w:p>
    <w:p w:rsidR="00000000" w:rsidDel="00000000" w:rsidP="00000000" w:rsidRDefault="00000000" w:rsidRPr="00000000" w14:paraId="0000002B">
      <w:pPr>
        <w:numPr>
          <w:ilvl w:val="1"/>
          <w:numId w:val="11"/>
        </w:numPr>
        <w:ind w:left="1440" w:hanging="360"/>
        <w:rPr>
          <w:sz w:val="20"/>
          <w:szCs w:val="20"/>
          <w:u w:val="none"/>
        </w:rPr>
      </w:pPr>
      <w:r w:rsidDel="00000000" w:rsidR="00000000" w:rsidRPr="00000000">
        <w:rPr>
          <w:sz w:val="20"/>
          <w:szCs w:val="20"/>
          <w:rtl w:val="0"/>
        </w:rPr>
        <w:t xml:space="preserve">Lead projects:</w:t>
      </w:r>
    </w:p>
    <w:p w:rsidR="00000000" w:rsidDel="00000000" w:rsidP="00000000" w:rsidRDefault="00000000" w:rsidRPr="00000000" w14:paraId="0000002C">
      <w:pPr>
        <w:numPr>
          <w:ilvl w:val="2"/>
          <w:numId w:val="11"/>
        </w:numPr>
        <w:ind w:left="2160" w:hanging="360"/>
        <w:rPr>
          <w:sz w:val="20"/>
          <w:szCs w:val="20"/>
          <w:u w:val="none"/>
        </w:rPr>
      </w:pPr>
      <w:r w:rsidDel="00000000" w:rsidR="00000000" w:rsidRPr="00000000">
        <w:rPr>
          <w:sz w:val="20"/>
          <w:szCs w:val="20"/>
          <w:rtl w:val="0"/>
        </w:rPr>
        <w:t xml:space="preserve">Projects on SFY25 Comprehensive PPL with “lead” or “LSL”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lead projects.</w:t>
      </w:r>
    </w:p>
    <w:p w:rsidR="00000000" w:rsidDel="00000000" w:rsidP="00000000" w:rsidRDefault="00000000" w:rsidRPr="00000000" w14:paraId="0000002D">
      <w:pPr>
        <w:numPr>
          <w:ilvl w:val="1"/>
          <w:numId w:val="11"/>
        </w:numPr>
        <w:ind w:left="1440" w:hanging="360"/>
        <w:rPr>
          <w:sz w:val="20"/>
          <w:szCs w:val="20"/>
          <w:u w:val="none"/>
        </w:rPr>
      </w:pPr>
      <w:r w:rsidDel="00000000" w:rsidR="00000000" w:rsidRPr="00000000">
        <w:rPr>
          <w:sz w:val="20"/>
          <w:szCs w:val="20"/>
          <w:rtl w:val="0"/>
        </w:rPr>
        <w:t xml:space="preserve">EC projects:</w:t>
      </w:r>
    </w:p>
    <w:p w:rsidR="00000000" w:rsidDel="00000000" w:rsidP="00000000" w:rsidRDefault="00000000" w:rsidRPr="00000000" w14:paraId="0000002E">
      <w:pPr>
        <w:numPr>
          <w:ilvl w:val="2"/>
          <w:numId w:val="11"/>
        </w:numPr>
        <w:ind w:left="2160" w:hanging="360"/>
        <w:rPr>
          <w:sz w:val="20"/>
          <w:szCs w:val="20"/>
          <w:u w:val="none"/>
        </w:rPr>
      </w:pPr>
      <w:r w:rsidDel="00000000" w:rsidR="00000000" w:rsidRPr="00000000">
        <w:rPr>
          <w:sz w:val="20"/>
          <w:szCs w:val="20"/>
          <w:rtl w:val="0"/>
        </w:rPr>
        <w:t xml:space="preserve">Projects on SFY25 Comprehensive PPL with</w:t>
      </w:r>
      <w:r w:rsidDel="00000000" w:rsidR="00000000" w:rsidRPr="00000000">
        <w:rPr>
          <w:sz w:val="20"/>
          <w:szCs w:val="20"/>
          <w:rtl w:val="0"/>
        </w:rPr>
        <w:t xml:space="preserve"> “cyanotoxin,” “dioxane,” </w:t>
      </w:r>
      <w:r w:rsidDel="00000000" w:rsidR="00000000" w:rsidRPr="00000000">
        <w:rPr>
          <w:sz w:val="20"/>
          <w:szCs w:val="20"/>
          <w:rtl w:val="0"/>
        </w:rPr>
        <w:t xml:space="preserve">“IIJA EC,” “IIJA-EC,” “BIL EC,” “BIL-EC,” “emerging containment,” </w:t>
      </w:r>
      <w:r w:rsidDel="00000000" w:rsidR="00000000" w:rsidRPr="00000000">
        <w:rPr>
          <w:sz w:val="20"/>
          <w:szCs w:val="20"/>
          <w:rtl w:val="0"/>
        </w:rPr>
        <w:t xml:space="preserve">“emerging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are emerging contaminants projects. </w:t>
      </w:r>
      <w:r w:rsidDel="00000000" w:rsidR="00000000" w:rsidRPr="00000000">
        <w:rPr>
          <w:rtl w:val="0"/>
        </w:rPr>
      </w:r>
    </w:p>
    <w:p w:rsidR="00000000" w:rsidDel="00000000" w:rsidP="00000000" w:rsidRDefault="00000000" w:rsidRPr="00000000" w14:paraId="0000002F">
      <w:pPr>
        <w:numPr>
          <w:ilvl w:val="0"/>
          <w:numId w:val="11"/>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Total Project Amount ($)</w:t>
      </w:r>
    </w:p>
    <w:p w:rsidR="00000000" w:rsidDel="00000000" w:rsidP="00000000" w:rsidRDefault="00000000" w:rsidRPr="00000000" w14:paraId="00000030">
      <w:pPr>
        <w:numPr>
          <w:ilvl w:val="0"/>
          <w:numId w:val="11"/>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p>
    <w:p w:rsidR="00000000" w:rsidDel="00000000" w:rsidP="00000000" w:rsidRDefault="00000000" w:rsidRPr="00000000" w14:paraId="00000031">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2">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w:t>
      </w:r>
      <w:r w:rsidDel="00000000" w:rsidR="00000000" w:rsidRPr="00000000">
        <w:rPr>
          <w:b w:val="1"/>
          <w:bCs w:val="1"/>
          <w:sz w:val="20"/>
          <w:szCs w:val="20"/>
          <w:rtl w:val="0"/>
        </w:rPr>
        <w:t xml:space="preserv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3">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 </w:t>
      </w:r>
      <w:r w:rsidDel="00000000" w:rsidR="00000000" w:rsidRPr="00000000">
        <w:rPr>
          <w:i w:val="1"/>
          <w:iCs w:val="1"/>
          <w:sz w:val="20"/>
          <w:szCs w:val="20"/>
          <w:rtl w:val="0"/>
        </w:rPr>
        <w:t xml:space="preserve">Project Description</w:t>
      </w:r>
    </w:p>
    <w:p w:rsidR="00000000" w:rsidDel="00000000" w:rsidP="00000000" w:rsidRDefault="00000000" w:rsidRPr="00000000" w14:paraId="00000034">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 Served</w:t>
      </w:r>
    </w:p>
    <w:p w:rsidR="00000000" w:rsidDel="00000000" w:rsidP="00000000" w:rsidRDefault="00000000" w:rsidRPr="00000000" w14:paraId="00000035">
      <w:pPr>
        <w:numPr>
          <w:ilvl w:val="0"/>
          <w:numId w:val="1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p>
    <w:p w:rsidR="00000000" w:rsidDel="00000000" w:rsidP="00000000" w:rsidRDefault="00000000" w:rsidRPr="00000000" w14:paraId="00000036">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Change w:author="" w:id="0">
            <w:rPr>
              <w:sz w:val="20"/>
              <w:szCs w:val="20"/>
            </w:rPr>
          </w:rPrChange>
        </w:rPr>
        <w:t xml:space="preserve">Yes: Asterisk (*) next to the applicant name under </w:t>
      </w:r>
      <w:r w:rsidDel="00000000" w:rsidR="00000000" w:rsidRPr="00000000">
        <w:rPr>
          <w:i w:val="1"/>
          <w:iCs w:val="1"/>
          <w:sz w:val="20"/>
          <w:szCs w:val="20"/>
          <w:rtl w:val="0"/>
          <w:rPrChange w:author="" w:id="0">
            <w:rPr>
              <w:i w:val="1"/>
              <w:iCs w:val="1"/>
              <w:sz w:val="20"/>
              <w:szCs w:val="20"/>
            </w:rPr>
          </w:rPrChange>
        </w:rPr>
        <w:t xml:space="preserve">Local Government</w:t>
      </w:r>
      <w:r w:rsidDel="00000000" w:rsidR="00000000" w:rsidRPr="00000000">
        <w:rPr>
          <w:sz w:val="20"/>
          <w:szCs w:val="20"/>
          <w:rtl w:val="0"/>
          <w:rPrChange w:author="" w:id="0">
            <w:rPr>
              <w:sz w:val="20"/>
              <w:szCs w:val="20"/>
            </w:rPr>
          </w:rPrChange>
        </w:rPr>
        <w:t xml:space="preserve">.</w:t>
      </w:r>
    </w:p>
    <w:p w:rsidR="00000000" w:rsidDel="00000000" w:rsidP="00000000" w:rsidRDefault="00000000" w:rsidRPr="00000000" w14:paraId="00000037">
      <w:pPr>
        <w:numPr>
          <w:ilvl w:val="1"/>
          <w:numId w:val="11"/>
        </w:numPr>
        <w:ind w:left="1440" w:hanging="360"/>
        <w:rPr>
          <w:sz w:val="20"/>
          <w:szCs w:val="20"/>
        </w:rPr>
      </w:pPr>
      <w:r w:rsidDel="00000000" w:rsidR="00000000" w:rsidRPr="00000000">
        <w:rPr>
          <w:sz w:val="20"/>
          <w:szCs w:val="20"/>
          <w:rtl w:val="0"/>
          <w:rPrChange w:author="" w:id="0">
            <w:rPr>
              <w:sz w:val="20"/>
              <w:szCs w:val="20"/>
            </w:rPr>
          </w:rPrChange>
        </w:rPr>
        <w:t xml:space="preserve">No: No asterisk (*) next to the applicant name under </w:t>
      </w:r>
      <w:r w:rsidDel="00000000" w:rsidR="00000000" w:rsidRPr="00000000">
        <w:rPr>
          <w:i w:val="1"/>
          <w:iCs w:val="1"/>
          <w:sz w:val="20"/>
          <w:szCs w:val="20"/>
          <w:rtl w:val="0"/>
          <w:rPrChange w:author="" w:id="0">
            <w:rPr>
              <w:i w:val="1"/>
              <w:iCs w:val="1"/>
              <w:sz w:val="20"/>
              <w:szCs w:val="20"/>
            </w:rPr>
          </w:rPrChange>
        </w:rPr>
        <w:t xml:space="preserve">Local Government</w:t>
      </w:r>
      <w:r w:rsidDel="00000000" w:rsidR="00000000" w:rsidRPr="00000000">
        <w:rPr>
          <w:sz w:val="20"/>
          <w:szCs w:val="20"/>
          <w:rtl w:val="0"/>
          <w:rPrChange w:author="" w:id="0">
            <w:rPr>
              <w:sz w:val="20"/>
              <w:szCs w:val="20"/>
            </w:rPr>
          </w:rPrChange>
        </w:rPr>
        <w:t xml:space="preserve">.</w:t>
      </w:r>
      <w:r w:rsidDel="00000000" w:rsidR="00000000" w:rsidRPr="00000000">
        <w:rPr>
          <w:rtl w:val="0"/>
        </w:rPr>
      </w:r>
    </w:p>
    <w:p w:rsidR="00000000" w:rsidDel="00000000" w:rsidP="00000000" w:rsidRDefault="00000000" w:rsidRPr="00000000" w14:paraId="00000038">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Rank: </w:t>
      </w:r>
    </w:p>
    <w:p w:rsidR="00000000" w:rsidDel="00000000" w:rsidP="00000000" w:rsidRDefault="00000000" w:rsidRPr="00000000" w14:paraId="00000039">
      <w:pPr>
        <w:numPr>
          <w:ilvl w:val="1"/>
          <w:numId w:val="11"/>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Rank Order </w:t>
      </w:r>
      <w:r w:rsidDel="00000000" w:rsidR="00000000" w:rsidRPr="00000000">
        <w:rPr>
          <w:sz w:val="20"/>
          <w:szCs w:val="20"/>
          <w:rtl w:val="0"/>
        </w:rPr>
        <w:t xml:space="preserve">f</w:t>
      </w:r>
      <w:r w:rsidDel="00000000" w:rsidR="00000000" w:rsidRPr="00000000">
        <w:rPr>
          <w:sz w:val="20"/>
          <w:szCs w:val="20"/>
          <w:rtl w:val="0"/>
        </w:rPr>
        <w:t xml:space="preserve">or projects above the black “ranking line” on p. 6 of the SFY25 Comprehensive  PPL</w:t>
      </w:r>
    </w:p>
    <w:p w:rsidR="00000000" w:rsidDel="00000000" w:rsidP="00000000" w:rsidRDefault="00000000" w:rsidRPr="00000000" w14:paraId="0000003A">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for projects below the “ranking line” on the SFY25 Comprehensive PPL</w:t>
      </w:r>
    </w:p>
    <w:p w:rsidR="00000000" w:rsidDel="00000000" w:rsidP="00000000" w:rsidRDefault="00000000" w:rsidRPr="00000000" w14:paraId="0000003B">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3C">
      <w:pPr>
        <w:numPr>
          <w:ilvl w:val="1"/>
          <w:numId w:val="11"/>
        </w:numPr>
        <w:ind w:left="1440" w:hanging="360"/>
        <w:rPr>
          <w:rFonts w:ascii="Calibri" w:cs="Calibri" w:eastAsia="Calibri" w:hAnsi="Calibri"/>
          <w:b w:val="1"/>
          <w:bCs w:val="1"/>
          <w:color w:val="000000"/>
          <w:sz w:val="20"/>
          <w:szCs w:val="20"/>
        </w:rPr>
      </w:pPr>
      <w:r w:rsidDel="00000000" w:rsidR="00000000" w:rsidRPr="00000000">
        <w:rPr>
          <w:i w:val="1"/>
          <w:iCs w:val="1"/>
          <w:sz w:val="20"/>
          <w:szCs w:val="20"/>
          <w:rtl w:val="0"/>
        </w:rPr>
        <w:t xml:space="preserve">Priority Points </w:t>
      </w:r>
      <w:r w:rsidDel="00000000" w:rsidR="00000000" w:rsidRPr="00000000">
        <w:rPr>
          <w:sz w:val="20"/>
          <w:szCs w:val="20"/>
          <w:rtl w:val="0"/>
        </w:rPr>
        <w:t xml:space="preserve">for projects above the black “ranking line” on p. 6 of the SFY25 Comprehensive PPL</w:t>
      </w:r>
      <w:r w:rsidDel="00000000" w:rsidR="00000000" w:rsidRPr="00000000">
        <w:rPr>
          <w:rtl w:val="0"/>
        </w:rPr>
      </w:r>
    </w:p>
    <w:p w:rsidR="00000000" w:rsidDel="00000000" w:rsidP="00000000" w:rsidRDefault="00000000" w:rsidRPr="00000000" w14:paraId="0000003D">
      <w:pPr>
        <w:numPr>
          <w:ilvl w:val="1"/>
          <w:numId w:val="1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for projects below the “ranking line” on the SFY25 Comprehensive PPL</w:t>
      </w:r>
      <w:r w:rsidDel="00000000" w:rsidR="00000000" w:rsidRPr="00000000">
        <w:rPr>
          <w:rtl w:val="0"/>
        </w:rPr>
      </w:r>
    </w:p>
    <w:p w:rsidR="00000000" w:rsidDel="00000000" w:rsidP="00000000" w:rsidRDefault="00000000" w:rsidRPr="00000000" w14:paraId="0000003E">
      <w:pPr>
        <w:numPr>
          <w:ilvl w:val="0"/>
          <w:numId w:val="11"/>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Funding?</w:t>
      </w:r>
      <w:r w:rsidDel="00000000" w:rsidR="00000000" w:rsidRPr="00000000">
        <w:rPr>
          <w:b w:val="1"/>
          <w:bCs w:val="1"/>
          <w:sz w:val="20"/>
          <w:szCs w:val="20"/>
          <w:rtl w:val="0"/>
        </w:rPr>
        <w:t xml:space="preserve">: </w:t>
      </w:r>
    </w:p>
    <w:p w:rsidR="00000000" w:rsidDel="00000000" w:rsidP="00000000" w:rsidRDefault="00000000" w:rsidRPr="00000000" w14:paraId="0000003F">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40">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23</w:t>
      </w:r>
      <w:r w:rsidDel="00000000" w:rsidR="00000000" w:rsidRPr="00000000">
        <w:rPr>
          <w:sz w:val="20"/>
          <w:szCs w:val="20"/>
          <w:rtl w:val="0"/>
        </w:rPr>
        <w:t xml:space="preserve">, above the black “ranking line” in the Comprehensive PPL, are expecting funding.</w:t>
      </w:r>
    </w:p>
    <w:p w:rsidR="00000000" w:rsidDel="00000000" w:rsidP="00000000" w:rsidRDefault="00000000" w:rsidRPr="00000000" w14:paraId="00000041">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23</w:t>
      </w:r>
      <w:r w:rsidDel="00000000" w:rsidR="00000000" w:rsidRPr="00000000">
        <w:rPr>
          <w:sz w:val="20"/>
          <w:szCs w:val="20"/>
          <w:rtl w:val="0"/>
        </w:rPr>
        <w:t xml:space="preserve">, below the black “ranking line” in the Comprehensive PPL, are not expecting funding.</w:t>
      </w:r>
    </w:p>
    <w:p w:rsidR="00000000" w:rsidDel="00000000" w:rsidP="00000000" w:rsidRDefault="00000000" w:rsidRPr="00000000" w14:paraId="00000042">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Lead projects:</w:t>
      </w:r>
    </w:p>
    <w:p w:rsidR="00000000" w:rsidDel="00000000" w:rsidP="00000000" w:rsidRDefault="00000000" w:rsidRPr="00000000" w14:paraId="00000043">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23</w:t>
      </w:r>
      <w:r w:rsidDel="00000000" w:rsidR="00000000" w:rsidRPr="00000000">
        <w:rPr>
          <w:sz w:val="20"/>
          <w:szCs w:val="20"/>
          <w:rtl w:val="0"/>
        </w:rPr>
        <w:t xml:space="preserve">, above the black “ranking line” in the Comprehensive PPL, are expecting funding. </w:t>
      </w:r>
    </w:p>
    <w:p w:rsidR="00000000" w:rsidDel="00000000" w:rsidP="00000000" w:rsidRDefault="00000000" w:rsidRPr="00000000" w14:paraId="00000044">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23</w:t>
      </w:r>
      <w:r w:rsidDel="00000000" w:rsidR="00000000" w:rsidRPr="00000000">
        <w:rPr>
          <w:sz w:val="20"/>
          <w:szCs w:val="20"/>
          <w:rtl w:val="0"/>
        </w:rPr>
        <w:t xml:space="preserve">, below the black “ranking line” in the Comprehensive PPL, are not expecting funding.</w:t>
      </w:r>
    </w:p>
    <w:p w:rsidR="00000000" w:rsidDel="00000000" w:rsidP="00000000" w:rsidRDefault="00000000" w:rsidRPr="00000000" w14:paraId="00000045">
      <w:pPr>
        <w:numPr>
          <w:ilvl w:val="1"/>
          <w:numId w:val="11"/>
        </w:numPr>
        <w:ind w:left="1440" w:hanging="360"/>
        <w:rPr>
          <w:rFonts w:ascii="Calibri" w:cs="Calibri" w:eastAsia="Calibri" w:hAnsi="Calibri"/>
          <w:sz w:val="20"/>
          <w:szCs w:val="20"/>
        </w:rPr>
      </w:pPr>
      <w:r w:rsidDel="00000000" w:rsidR="00000000" w:rsidRPr="00000000">
        <w:rPr>
          <w:sz w:val="20"/>
          <w:szCs w:val="20"/>
          <w:rtl w:val="0"/>
        </w:rPr>
        <w:t xml:space="preserve">EC projects:</w:t>
      </w:r>
    </w:p>
    <w:p w:rsidR="00000000" w:rsidDel="00000000" w:rsidP="00000000" w:rsidRDefault="00000000" w:rsidRPr="00000000" w14:paraId="00000046">
      <w:pPr>
        <w:numPr>
          <w:ilvl w:val="2"/>
          <w:numId w:val="11"/>
        </w:numPr>
        <w:ind w:left="2160" w:hanging="360"/>
        <w:rPr>
          <w:sz w:val="20"/>
          <w:szCs w:val="20"/>
        </w:rPr>
      </w:pPr>
      <w:r w:rsidDel="00000000" w:rsidR="00000000" w:rsidRPr="00000000">
        <w:rPr>
          <w:sz w:val="20"/>
          <w:szCs w:val="20"/>
          <w:rtl w:val="0"/>
        </w:rPr>
        <w:t xml:space="preserve">Yes: Projects up to </w:t>
      </w:r>
      <w:r w:rsidDel="00000000" w:rsidR="00000000" w:rsidRPr="00000000">
        <w:rPr>
          <w:i w:val="1"/>
          <w:iCs w:val="1"/>
          <w:sz w:val="20"/>
          <w:szCs w:val="20"/>
          <w:rtl w:val="0"/>
        </w:rPr>
        <w:t xml:space="preserve">Rank Order </w:t>
      </w:r>
      <w:r w:rsidDel="00000000" w:rsidR="00000000" w:rsidRPr="00000000">
        <w:rPr>
          <w:sz w:val="20"/>
          <w:szCs w:val="20"/>
          <w:rtl w:val="0"/>
        </w:rPr>
        <w:t xml:space="preserve">23</w:t>
      </w:r>
      <w:r w:rsidDel="00000000" w:rsidR="00000000" w:rsidRPr="00000000">
        <w:rPr>
          <w:sz w:val="20"/>
          <w:szCs w:val="20"/>
          <w:rtl w:val="0"/>
        </w:rPr>
        <w:t xml:space="preserve">, above the black “ranking line” in the Comprehensive PPL, are expecting funding. </w:t>
      </w:r>
    </w:p>
    <w:p w:rsidR="00000000" w:rsidDel="00000000" w:rsidP="00000000" w:rsidRDefault="00000000" w:rsidRPr="00000000" w14:paraId="00000047">
      <w:pPr>
        <w:numPr>
          <w:ilvl w:val="2"/>
          <w:numId w:val="11"/>
        </w:numPr>
        <w:ind w:left="216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 </w:t>
      </w:r>
      <w:r w:rsidDel="00000000" w:rsidR="00000000" w:rsidRPr="00000000">
        <w:rPr>
          <w:sz w:val="20"/>
          <w:szCs w:val="20"/>
          <w:rtl w:val="0"/>
        </w:rPr>
        <w:t xml:space="preserve">23</w:t>
      </w:r>
      <w:r w:rsidDel="00000000" w:rsidR="00000000" w:rsidRPr="00000000">
        <w:rPr>
          <w:sz w:val="20"/>
          <w:szCs w:val="20"/>
          <w:rtl w:val="0"/>
        </w:rPr>
        <w:t xml:space="preserve">, below the black “ranking line” in the Comprehensive PPL, are not expecting funding.</w:t>
      </w:r>
    </w:p>
    <w:p w:rsidR="00000000" w:rsidDel="00000000" w:rsidP="00000000" w:rsidRDefault="00000000" w:rsidRPr="00000000" w14:paraId="00000048">
      <w:pPr>
        <w:pStyle w:val="Heading1"/>
        <w:rPr>
          <w:u w:val="single"/>
        </w:rPr>
      </w:pPr>
      <w:bookmarkStart w:colFirst="0" w:colLast="0" w:name="_46xql6y5g6on" w:id="1"/>
      <w:bookmarkEnd w:id="1"/>
      <w:r w:rsidDel="00000000" w:rsidR="00000000" w:rsidRPr="00000000">
        <w:rPr>
          <w:u w:val="single"/>
          <w:rtl w:val="0"/>
        </w:rPr>
        <w:t xml:space="preserve">More information</w:t>
      </w:r>
    </w:p>
    <w:p w:rsidR="00000000" w:rsidDel="00000000" w:rsidP="00000000" w:rsidRDefault="00000000" w:rsidRPr="00000000" w14:paraId="00000049">
      <w:pPr>
        <w:pStyle w:val="Heading2"/>
        <w:rPr>
          <w:color w:val="6aa84f"/>
        </w:rPr>
      </w:pPr>
      <w:bookmarkStart w:colFirst="0" w:colLast="0" w:name="_mlsza14beiue" w:id="2"/>
      <w:bookmarkEnd w:id="2"/>
      <w:r w:rsidDel="00000000" w:rsidR="00000000" w:rsidRPr="00000000">
        <w:rPr>
          <w:color w:val="6aa84f"/>
          <w:rtl w:val="0"/>
        </w:rPr>
        <w:t xml:space="preserve">State SRF agencies</w:t>
      </w:r>
    </w:p>
    <w:p w:rsidR="00000000" w:rsidDel="00000000" w:rsidP="00000000" w:rsidRDefault="00000000" w:rsidRPr="00000000" w14:paraId="0000004A">
      <w:pPr>
        <w:rPr>
          <w:b w:val="1"/>
          <w:bCs w:val="1"/>
          <w:sz w:val="20"/>
          <w:szCs w:val="20"/>
        </w:rPr>
      </w:pPr>
      <w:r w:rsidDel="00000000" w:rsidR="00000000" w:rsidRPr="00000000">
        <w:rPr>
          <w:sz w:val="20"/>
          <w:szCs w:val="20"/>
          <w:rtl w:val="0"/>
        </w:rPr>
        <w:t xml:space="preserve">Tennessee’s DWSRF program is administered by the </w:t>
      </w:r>
      <w:r w:rsidDel="00000000" w:rsidR="00000000" w:rsidRPr="00000000">
        <w:rPr>
          <w:b w:val="1"/>
          <w:bCs w:val="1"/>
          <w:sz w:val="20"/>
          <w:szCs w:val="20"/>
          <w:rtl w:val="0"/>
        </w:rPr>
        <w:t xml:space="preserve">Tennessee Department of Environment and Conservation (TDEC)</w:t>
      </w:r>
      <w:r w:rsidDel="00000000" w:rsidR="00000000" w:rsidRPr="00000000">
        <w:rPr>
          <w:sz w:val="20"/>
          <w:szCs w:val="20"/>
          <w:rtl w:val="0"/>
        </w:rPr>
        <w:t xml:space="preserve">. Information on Tennessee’s DWSRF program can be found on the program</w:t>
      </w:r>
      <w:r w:rsidDel="00000000" w:rsidR="00000000" w:rsidRPr="00000000">
        <w:rPr>
          <w:b w:val="1"/>
          <w:bCs w:val="1"/>
          <w:sz w:val="20"/>
          <w:szCs w:val="20"/>
          <w:rtl w:val="0"/>
        </w:rPr>
        <w:t xml:space="preserve"> </w:t>
      </w:r>
      <w:hyperlink r:id="rId11">
        <w:r w:rsidDel="00000000" w:rsidR="00000000" w:rsidRPr="00000000">
          <w:rPr>
            <w:color w:val="1155cc"/>
            <w:sz w:val="20"/>
            <w:szCs w:val="20"/>
            <w:u w:val="single"/>
            <w:rtl w:val="0"/>
          </w:rPr>
          <w:t xml:space="preserve">website</w:t>
        </w:r>
      </w:hyperlink>
      <w:r w:rsidDel="00000000" w:rsidR="00000000" w:rsidRPr="00000000">
        <w:rPr>
          <w:b w:val="1"/>
          <w:bCs w:val="1"/>
          <w:sz w:val="20"/>
          <w:szCs w:val="20"/>
          <w:rtl w:val="0"/>
        </w:rPr>
        <w:t xml:space="preserve">.</w:t>
      </w:r>
    </w:p>
    <w:p w:rsidR="00000000" w:rsidDel="00000000" w:rsidP="00000000" w:rsidRDefault="00000000" w:rsidRPr="00000000" w14:paraId="0000004B">
      <w:pPr>
        <w:pStyle w:val="Heading2"/>
        <w:rPr>
          <w:sz w:val="20"/>
          <w:szCs w:val="20"/>
        </w:rPr>
      </w:pPr>
      <w:bookmarkStart w:colFirst="0" w:colLast="0" w:name="_sg5ngf2zbulw" w:id="3"/>
      <w:bookmarkEnd w:id="3"/>
      <w:r w:rsidDel="00000000" w:rsidR="00000000" w:rsidRPr="00000000">
        <w:rPr>
          <w:color w:val="6aa84f"/>
          <w:rtl w:val="0"/>
        </w:rPr>
        <w:t xml:space="preserve">DWSRF fed cap grants allocated during this funding cycle</w:t>
      </w: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Through the IUPs listed, Tennessee allocates the federal capitalization grants listed below. </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4F">
      <w:pPr>
        <w:ind w:left="720" w:firstLine="0"/>
        <w:rPr>
          <w:sz w:val="20"/>
          <w:szCs w:val="20"/>
        </w:rPr>
      </w:pPr>
      <w:r w:rsidDel="00000000" w:rsidR="00000000" w:rsidRPr="00000000">
        <w:rPr>
          <w:sz w:val="20"/>
          <w:szCs w:val="20"/>
          <w:rtl w:val="0"/>
        </w:rPr>
        <w:t xml:space="preserve">Federal law allows states to</w:t>
      </w:r>
      <w:hyperlink r:id="rId12">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50">
      <w:pPr>
        <w:numPr>
          <w:ilvl w:val="0"/>
          <w:numId w:val="4"/>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51">
      <w:pPr>
        <w:numPr>
          <w:ilvl w:val="0"/>
          <w:numId w:val="4"/>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2">
      <w:pPr>
        <w:numPr>
          <w:ilvl w:val="0"/>
          <w:numId w:val="4"/>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3">
      <w:pPr>
        <w:numPr>
          <w:ilvl w:val="0"/>
          <w:numId w:val="4"/>
        </w:numPr>
        <w:ind w:left="1440" w:hanging="360"/>
        <w:rPr>
          <w:sz w:val="20"/>
          <w:szCs w:val="20"/>
        </w:rPr>
      </w:pPr>
      <w:r w:rsidDel="00000000" w:rsidR="00000000" w:rsidRPr="00000000">
        <w:rPr>
          <w:sz w:val="20"/>
          <w:szCs w:val="20"/>
          <w:rtl w:val="0"/>
        </w:rPr>
        <w:t xml:space="preserve">Local Assistance and other State Programs (15%)</w:t>
      </w:r>
    </w:p>
    <w:p w:rsidR="00000000" w:rsidDel="00000000" w:rsidP="00000000" w:rsidRDefault="00000000" w:rsidRPr="00000000" w14:paraId="00000054">
      <w:pPr>
        <w:ind w:left="720" w:firstLine="0"/>
        <w:rPr>
          <w:b w:val="1"/>
          <w:bCs w:val="1"/>
          <w:sz w:val="20"/>
          <w:szCs w:val="20"/>
        </w:rPr>
      </w:pPr>
      <w:r w:rsidDel="00000000" w:rsidR="00000000" w:rsidRPr="00000000">
        <w:rPr>
          <w:sz w:val="20"/>
          <w:szCs w:val="20"/>
          <w:rtl w:val="0"/>
        </w:rPr>
        <w:t xml:space="preserve">The set aside amounts taken from each of the fed cap grants is indicated below. </w:t>
      </w:r>
      <w:r w:rsidDel="00000000" w:rsidR="00000000" w:rsidRPr="00000000">
        <w:rPr>
          <w:rtl w:val="0"/>
        </w:rPr>
      </w:r>
    </w:p>
    <w:p w:rsidR="00000000" w:rsidDel="00000000" w:rsidP="00000000" w:rsidRDefault="00000000" w:rsidRPr="00000000" w14:paraId="00000055">
      <w:pPr>
        <w:rPr>
          <w:b w:val="1"/>
          <w:bCs w:val="1"/>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numPr>
          <w:ilvl w:val="0"/>
          <w:numId w:val="8"/>
        </w:numPr>
        <w:ind w:left="720" w:hanging="360"/>
        <w:rPr>
          <w:sz w:val="20"/>
          <w:szCs w:val="20"/>
          <w:shd w:fill="fce5cd" w:val="clear"/>
        </w:rPr>
      </w:pPr>
      <w:r w:rsidDel="00000000" w:rsidR="00000000" w:rsidRPr="00000000">
        <w:rPr>
          <w:sz w:val="20"/>
          <w:szCs w:val="20"/>
          <w:shd w:fill="fce5cd" w:val="clear"/>
          <w:rtl w:val="0"/>
        </w:rPr>
        <w:t xml:space="preserve">Tennessee</w:t>
      </w:r>
      <w:r w:rsidDel="00000000" w:rsidR="00000000" w:rsidRPr="00000000">
        <w:rPr>
          <w:sz w:val="20"/>
          <w:szCs w:val="20"/>
          <w:shd w:fill="fce5cd" w:val="clear"/>
          <w:rtl w:val="0"/>
        </w:rPr>
        <w:t xml:space="preserve"> allotment from FFY24 base SRF appropriations: </w:t>
      </w:r>
      <w:commentRangeStart w:id="0"/>
      <w:r w:rsidDel="00000000" w:rsidR="00000000" w:rsidRPr="00000000">
        <w:rPr>
          <w:sz w:val="20"/>
          <w:szCs w:val="20"/>
          <w:shd w:fill="fce5cd" w:val="clear"/>
          <w:rtl w:val="0"/>
        </w:rPr>
        <w:t xml:space="preserve">$7,846,000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8">
      <w:pPr>
        <w:numPr>
          <w:ilvl w:val="1"/>
          <w:numId w:val="8"/>
        </w:numPr>
        <w:ind w:left="1440" w:hanging="360"/>
        <w:rPr>
          <w:sz w:val="20"/>
          <w:szCs w:val="20"/>
          <w:shd w:fill="fce5cd" w:val="clear"/>
        </w:rPr>
      </w:pPr>
      <w:r w:rsidDel="00000000" w:rsidR="00000000" w:rsidRPr="00000000">
        <w:rPr>
          <w:sz w:val="20"/>
          <w:szCs w:val="20"/>
          <w:shd w:fill="fce5cd" w:val="clear"/>
          <w:rtl w:val="0"/>
        </w:rPr>
        <w:t xml:space="preserve">$0 (0%) set aside for Admin and TA</w:t>
      </w:r>
    </w:p>
    <w:p w:rsidR="00000000" w:rsidDel="00000000" w:rsidP="00000000" w:rsidRDefault="00000000" w:rsidRPr="00000000" w14:paraId="00000059">
      <w:pPr>
        <w:numPr>
          <w:ilvl w:val="1"/>
          <w:numId w:val="8"/>
        </w:numPr>
        <w:ind w:left="1440" w:hanging="360"/>
        <w:rPr>
          <w:sz w:val="20"/>
          <w:szCs w:val="20"/>
          <w:shd w:fill="fce5cd" w:val="clear"/>
        </w:rPr>
      </w:pPr>
      <w:r w:rsidDel="00000000" w:rsidR="00000000" w:rsidRPr="00000000">
        <w:rPr>
          <w:sz w:val="20"/>
          <w:szCs w:val="20"/>
          <w:shd w:fill="fce5cd" w:val="clear"/>
          <w:rtl w:val="0"/>
        </w:rPr>
        <w:t xml:space="preserve">$149,538 (2%) set aside for Small System TA </w:t>
      </w:r>
    </w:p>
    <w:p w:rsidR="00000000" w:rsidDel="00000000" w:rsidP="00000000" w:rsidRDefault="00000000" w:rsidRPr="00000000" w14:paraId="0000005A">
      <w:pPr>
        <w:numPr>
          <w:ilvl w:val="1"/>
          <w:numId w:val="8"/>
        </w:numPr>
        <w:ind w:left="1440" w:hanging="360"/>
        <w:rPr>
          <w:sz w:val="20"/>
          <w:szCs w:val="20"/>
          <w:shd w:fill="fce5cd" w:val="clear"/>
        </w:rPr>
      </w:pPr>
      <w:r w:rsidDel="00000000" w:rsidR="00000000" w:rsidRPr="00000000">
        <w:rPr>
          <w:sz w:val="20"/>
          <w:szCs w:val="20"/>
          <w:shd w:fill="fce5cd" w:val="clear"/>
          <w:rtl w:val="0"/>
        </w:rPr>
        <w:t xml:space="preserve">$747,688 (10%) set aside for State Program Management</w:t>
      </w:r>
    </w:p>
    <w:p w:rsidR="00000000" w:rsidDel="00000000" w:rsidP="00000000" w:rsidRDefault="00000000" w:rsidRPr="00000000" w14:paraId="0000005B">
      <w:pPr>
        <w:numPr>
          <w:ilvl w:val="1"/>
          <w:numId w:val="8"/>
        </w:numPr>
        <w:ind w:left="1440" w:hanging="360"/>
        <w:rPr>
          <w:sz w:val="20"/>
          <w:szCs w:val="20"/>
          <w:shd w:fill="fce5cd" w:val="clear"/>
        </w:rPr>
      </w:pPr>
      <w:r w:rsidDel="00000000" w:rsidR="00000000" w:rsidRPr="00000000">
        <w:rPr>
          <w:sz w:val="20"/>
          <w:szCs w:val="20"/>
          <w:shd w:fill="fce5cd" w:val="clear"/>
          <w:rtl w:val="0"/>
        </w:rPr>
        <w:t xml:space="preserve">$747,688 (10%) set aside for Local Assistance and other State Programs </w:t>
      </w:r>
      <w:r w:rsidDel="00000000" w:rsidR="00000000" w:rsidRPr="00000000">
        <w:rPr>
          <w:rtl w:val="0"/>
        </w:rPr>
      </w:r>
    </w:p>
    <w:p w:rsidR="00000000" w:rsidDel="00000000" w:rsidP="00000000" w:rsidRDefault="00000000" w:rsidRPr="00000000" w14:paraId="0000005C">
      <w:pPr>
        <w:numPr>
          <w:ilvl w:val="0"/>
          <w:numId w:val="7"/>
        </w:numPr>
        <w:ind w:left="720" w:hanging="360"/>
        <w:rPr>
          <w:sz w:val="20"/>
          <w:szCs w:val="20"/>
        </w:rPr>
      </w:pPr>
      <w:r w:rsidDel="00000000" w:rsidR="00000000" w:rsidRPr="00000000">
        <w:rPr>
          <w:sz w:val="20"/>
          <w:szCs w:val="20"/>
          <w:rtl w:val="0"/>
        </w:rPr>
        <w:t xml:space="preserve">Tennessee</w:t>
      </w:r>
      <w:r w:rsidDel="00000000" w:rsidR="00000000" w:rsidRPr="00000000">
        <w:rPr>
          <w:sz w:val="20"/>
          <w:szCs w:val="20"/>
          <w:rtl w:val="0"/>
        </w:rPr>
        <w:t xml:space="preserve"> allotment from Infrastructure Investment and Jobs Act (IIJA) FFY24 general supplemental appropriations: $38,692,000</w:t>
      </w:r>
    </w:p>
    <w:p w:rsidR="00000000" w:rsidDel="00000000" w:rsidP="00000000" w:rsidRDefault="00000000" w:rsidRPr="00000000" w14:paraId="0000005D">
      <w:pPr>
        <w:numPr>
          <w:ilvl w:val="1"/>
          <w:numId w:val="7"/>
        </w:numPr>
        <w:ind w:left="1440" w:hanging="360"/>
        <w:rPr>
          <w:sz w:val="20"/>
          <w:szCs w:val="20"/>
        </w:rPr>
      </w:pPr>
      <w:r w:rsidDel="00000000" w:rsidR="00000000" w:rsidRPr="00000000">
        <w:rPr>
          <w:sz w:val="20"/>
          <w:szCs w:val="20"/>
          <w:rtl w:val="0"/>
        </w:rPr>
        <w:t xml:space="preserve">$1,542,975 (3.99%) set aside for Admin and TA</w:t>
      </w:r>
    </w:p>
    <w:p w:rsidR="00000000" w:rsidDel="00000000" w:rsidP="00000000" w:rsidRDefault="00000000" w:rsidRPr="00000000" w14:paraId="0000005E">
      <w:pPr>
        <w:numPr>
          <w:ilvl w:val="1"/>
          <w:numId w:val="7"/>
        </w:numPr>
        <w:ind w:left="1440" w:hanging="360"/>
        <w:rPr>
          <w:sz w:val="20"/>
          <w:szCs w:val="20"/>
        </w:rPr>
      </w:pPr>
      <w:r w:rsidDel="00000000" w:rsidR="00000000" w:rsidRPr="00000000">
        <w:rPr>
          <w:sz w:val="20"/>
          <w:szCs w:val="20"/>
          <w:rtl w:val="0"/>
        </w:rPr>
        <w:t xml:space="preserve">$773,840 (2%) set aside for Small System TA </w:t>
      </w:r>
    </w:p>
    <w:p w:rsidR="00000000" w:rsidDel="00000000" w:rsidP="00000000" w:rsidRDefault="00000000" w:rsidRPr="00000000" w14:paraId="0000005F">
      <w:pPr>
        <w:numPr>
          <w:ilvl w:val="1"/>
          <w:numId w:val="7"/>
        </w:numPr>
        <w:ind w:left="1440" w:hanging="360"/>
        <w:rPr>
          <w:sz w:val="20"/>
          <w:szCs w:val="20"/>
        </w:rPr>
      </w:pPr>
      <w:r w:rsidDel="00000000" w:rsidR="00000000" w:rsidRPr="00000000">
        <w:rPr>
          <w:sz w:val="20"/>
          <w:szCs w:val="20"/>
          <w:rtl w:val="0"/>
        </w:rPr>
        <w:t xml:space="preserve">$3,869,200 (10%) set aside for State Program Management</w:t>
      </w:r>
    </w:p>
    <w:p w:rsidR="00000000" w:rsidDel="00000000" w:rsidP="00000000" w:rsidRDefault="00000000" w:rsidRPr="00000000" w14:paraId="00000060">
      <w:pPr>
        <w:numPr>
          <w:ilvl w:val="1"/>
          <w:numId w:val="7"/>
        </w:numPr>
        <w:ind w:left="1440" w:hanging="360"/>
        <w:rPr>
          <w:sz w:val="20"/>
          <w:szCs w:val="20"/>
        </w:rPr>
      </w:pPr>
      <w:r w:rsidDel="00000000" w:rsidR="00000000" w:rsidRPr="00000000">
        <w:rPr>
          <w:sz w:val="20"/>
          <w:szCs w:val="20"/>
          <w:rtl w:val="0"/>
        </w:rPr>
        <w:t xml:space="preserve">$4,508,305 (11.65%) set aside for Local Assistance and other State Programs </w:t>
      </w:r>
      <w:r w:rsidDel="00000000" w:rsidR="00000000" w:rsidRPr="00000000">
        <w:rPr>
          <w:rtl w:val="0"/>
        </w:rPr>
      </w:r>
    </w:p>
    <w:p w:rsidR="00000000" w:rsidDel="00000000" w:rsidP="00000000" w:rsidRDefault="00000000" w:rsidRPr="00000000" w14:paraId="00000061">
      <w:pPr>
        <w:numPr>
          <w:ilvl w:val="0"/>
          <w:numId w:val="7"/>
        </w:numPr>
        <w:ind w:left="720" w:hanging="360"/>
        <w:rPr>
          <w:sz w:val="20"/>
          <w:szCs w:val="20"/>
        </w:rPr>
      </w:pPr>
      <w:r w:rsidDel="00000000" w:rsidR="00000000" w:rsidRPr="00000000">
        <w:rPr>
          <w:sz w:val="20"/>
          <w:szCs w:val="20"/>
          <w:rtl w:val="0"/>
        </w:rPr>
        <w:t xml:space="preserve">Tennessee</w:t>
      </w:r>
      <w:r w:rsidDel="00000000" w:rsidR="00000000" w:rsidRPr="00000000">
        <w:rPr>
          <w:sz w:val="20"/>
          <w:szCs w:val="20"/>
          <w:rtl w:val="0"/>
        </w:rPr>
        <w:t xml:space="preserve"> allotment from IIJA FFY24 lead service line replacement appropriations: $84,997,000</w:t>
      </w:r>
    </w:p>
    <w:p w:rsidR="00000000" w:rsidDel="00000000" w:rsidP="00000000" w:rsidRDefault="00000000" w:rsidRPr="00000000" w14:paraId="00000062">
      <w:pPr>
        <w:numPr>
          <w:ilvl w:val="1"/>
          <w:numId w:val="7"/>
        </w:numPr>
        <w:ind w:left="1440" w:hanging="360"/>
        <w:rPr>
          <w:sz w:val="20"/>
          <w:szCs w:val="20"/>
        </w:rPr>
      </w:pPr>
      <w:r w:rsidDel="00000000" w:rsidR="00000000" w:rsidRPr="00000000">
        <w:rPr>
          <w:sz w:val="20"/>
          <w:szCs w:val="20"/>
          <w:rtl w:val="0"/>
        </w:rPr>
        <w:t xml:space="preserve">$223,229 (0.26%) set aside for Admin and TA</w:t>
      </w:r>
    </w:p>
    <w:p w:rsidR="00000000" w:rsidDel="00000000" w:rsidP="00000000" w:rsidRDefault="00000000" w:rsidRPr="00000000" w14:paraId="00000063">
      <w:pPr>
        <w:numPr>
          <w:ilvl w:val="1"/>
          <w:numId w:val="7"/>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64">
      <w:pPr>
        <w:numPr>
          <w:ilvl w:val="1"/>
          <w:numId w:val="7"/>
        </w:numPr>
        <w:ind w:left="1440" w:hanging="360"/>
        <w:rPr>
          <w:sz w:val="20"/>
          <w:szCs w:val="20"/>
        </w:rPr>
      </w:pPr>
      <w:r w:rsidDel="00000000" w:rsidR="00000000" w:rsidRPr="00000000">
        <w:rPr>
          <w:sz w:val="20"/>
          <w:szCs w:val="20"/>
          <w:rtl w:val="0"/>
        </w:rPr>
        <w:t xml:space="preserve">$370,637 (0.44%) set aside for State Program Management</w:t>
      </w:r>
    </w:p>
    <w:p w:rsidR="00000000" w:rsidDel="00000000" w:rsidP="00000000" w:rsidRDefault="00000000" w:rsidRPr="00000000" w14:paraId="00000065">
      <w:pPr>
        <w:numPr>
          <w:ilvl w:val="1"/>
          <w:numId w:val="7"/>
        </w:numPr>
        <w:ind w:left="1440" w:hanging="360"/>
        <w:rPr>
          <w:sz w:val="20"/>
          <w:szCs w:val="20"/>
        </w:rPr>
      </w:pPr>
      <w:r w:rsidDel="00000000" w:rsidR="00000000" w:rsidRPr="00000000">
        <w:rPr>
          <w:sz w:val="20"/>
          <w:szCs w:val="20"/>
          <w:rtl w:val="0"/>
        </w:rPr>
        <w:t xml:space="preserve">$0 (0%) set aside for Local Assistance and other State Programs </w:t>
      </w:r>
      <w:r w:rsidDel="00000000" w:rsidR="00000000" w:rsidRPr="00000000">
        <w:rPr>
          <w:rtl w:val="0"/>
        </w:rPr>
      </w:r>
    </w:p>
    <w:p w:rsidR="00000000" w:rsidDel="00000000" w:rsidP="00000000" w:rsidRDefault="00000000" w:rsidRPr="00000000" w14:paraId="00000066">
      <w:pPr>
        <w:numPr>
          <w:ilvl w:val="0"/>
          <w:numId w:val="7"/>
        </w:numPr>
        <w:ind w:left="720" w:hanging="360"/>
        <w:rPr>
          <w:sz w:val="20"/>
          <w:szCs w:val="20"/>
        </w:rPr>
      </w:pPr>
      <w:r w:rsidDel="00000000" w:rsidR="00000000" w:rsidRPr="00000000">
        <w:rPr>
          <w:sz w:val="20"/>
          <w:szCs w:val="20"/>
          <w:rtl w:val="0"/>
        </w:rPr>
        <w:t xml:space="preserve">Tennessee</w:t>
      </w:r>
      <w:r w:rsidDel="00000000" w:rsidR="00000000" w:rsidRPr="00000000">
        <w:rPr>
          <w:sz w:val="20"/>
          <w:szCs w:val="20"/>
          <w:rtl w:val="0"/>
        </w:rPr>
        <w:t xml:space="preserve"> allotment from IIJA FFY24 emerging contaminants appropriations: </w:t>
      </w:r>
      <w:r w:rsidDel="00000000" w:rsidR="00000000" w:rsidRPr="00000000">
        <w:rPr>
          <w:sz w:val="20"/>
          <w:szCs w:val="20"/>
          <w:rtl w:val="0"/>
        </w:rPr>
        <w:t xml:space="preserve">$12,861,000</w:t>
      </w:r>
    </w:p>
    <w:p w:rsidR="00000000" w:rsidDel="00000000" w:rsidP="00000000" w:rsidRDefault="00000000" w:rsidRPr="00000000" w14:paraId="00000067">
      <w:pPr>
        <w:numPr>
          <w:ilvl w:val="1"/>
          <w:numId w:val="7"/>
        </w:numPr>
        <w:ind w:left="1440" w:hanging="360"/>
        <w:rPr>
          <w:sz w:val="20"/>
          <w:szCs w:val="20"/>
        </w:rPr>
      </w:pPr>
      <w:r w:rsidDel="00000000" w:rsidR="00000000" w:rsidRPr="00000000">
        <w:rPr>
          <w:sz w:val="20"/>
          <w:szCs w:val="20"/>
          <w:rtl w:val="0"/>
        </w:rPr>
        <w:t xml:space="preserve">$514,440 (4%) set aside for Admin and TA</w:t>
      </w:r>
    </w:p>
    <w:p w:rsidR="00000000" w:rsidDel="00000000" w:rsidP="00000000" w:rsidRDefault="00000000" w:rsidRPr="00000000" w14:paraId="00000068">
      <w:pPr>
        <w:numPr>
          <w:ilvl w:val="1"/>
          <w:numId w:val="7"/>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69">
      <w:pPr>
        <w:numPr>
          <w:ilvl w:val="1"/>
          <w:numId w:val="7"/>
        </w:numPr>
        <w:ind w:left="1440" w:hanging="360"/>
        <w:rPr>
          <w:sz w:val="20"/>
          <w:szCs w:val="20"/>
        </w:rPr>
      </w:pPr>
      <w:r w:rsidDel="00000000" w:rsidR="00000000" w:rsidRPr="00000000">
        <w:rPr>
          <w:sz w:val="20"/>
          <w:szCs w:val="20"/>
          <w:rtl w:val="0"/>
        </w:rPr>
        <w:t xml:space="preserve">$247,220 (1.92%) set aside for State Program Management</w:t>
      </w:r>
    </w:p>
    <w:p w:rsidR="00000000" w:rsidDel="00000000" w:rsidP="00000000" w:rsidRDefault="00000000" w:rsidRPr="00000000" w14:paraId="0000006A">
      <w:pPr>
        <w:numPr>
          <w:ilvl w:val="1"/>
          <w:numId w:val="7"/>
        </w:numPr>
        <w:ind w:left="1440" w:hanging="360"/>
        <w:rPr>
          <w:sz w:val="20"/>
          <w:szCs w:val="20"/>
        </w:rPr>
      </w:pPr>
      <w:r w:rsidDel="00000000" w:rsidR="00000000" w:rsidRPr="00000000">
        <w:rPr>
          <w:sz w:val="20"/>
          <w:szCs w:val="20"/>
          <w:rtl w:val="0"/>
        </w:rPr>
        <w:t xml:space="preserve">$1,813,401 (14.10%) set aside for Local Assistance and other State Programs </w:t>
      </w:r>
      <w:r w:rsidDel="00000000" w:rsidR="00000000" w:rsidRPr="00000000">
        <w:rPr>
          <w:rtl w:val="0"/>
        </w:rPr>
      </w:r>
    </w:p>
    <w:p w:rsidR="00000000" w:rsidDel="00000000" w:rsidP="00000000" w:rsidRDefault="00000000" w:rsidRPr="00000000" w14:paraId="0000006B">
      <w:pPr>
        <w:pStyle w:val="Heading2"/>
        <w:rPr>
          <w:rFonts w:ascii="Calibri" w:cs="Calibri" w:eastAsia="Calibri" w:hAnsi="Calibri"/>
          <w:color w:val="1f1f1f"/>
          <w:sz w:val="21"/>
          <w:szCs w:val="21"/>
        </w:rPr>
      </w:pPr>
      <w:bookmarkStart w:colFirst="0" w:colLast="0" w:name="_5b87ndukwey2" w:id="4"/>
      <w:bookmarkEnd w:id="4"/>
      <w:r w:rsidDel="00000000" w:rsidR="00000000" w:rsidRPr="00000000">
        <w:rPr>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The total estimated funding capacity for this DWSRF funding cycle is </w:t>
      </w:r>
      <w:ins w:author="Lauren Kwan" w:id="1" w:date="2025-03-17T16:28:15Z">
        <w:commentRangeStart w:id="1"/>
        <w:commentRangeStart w:id="2"/>
        <w:commentRangeStart w:id="1"/>
        <w:commentRangeEnd w:id="1"/>
        <w:r w:rsidDel="00000000" w:rsidR="00000000" w:rsidRPr="00000000">
          <w:commentReference w:id="1"/>
        </w:r>
        <w:commentRangeStart w:id="2"/>
        <w:commentRangeEnd w:id="2"/>
        <w:r w:rsidDel="00000000" w:rsidR="00000000" w:rsidRPr="00000000">
          <w:commentReference w:id="2"/>
        </w:r>
        <w:r w:rsidDel="00000000" w:rsidR="00000000" w:rsidRPr="00000000">
          <w:rPr>
            <w:sz w:val="20"/>
            <w:szCs w:val="20"/>
            <w:rtl w:val="0"/>
            <w:rPrChange w:author="Lauren Kwan" w:id="2" w:date="2025-03-17T16:28:15Z">
              <w:rPr>
                <w:sz w:val="20"/>
                <w:szCs w:val="20"/>
              </w:rPr>
            </w:rPrChange>
          </w:rPr>
          <w:t xml:space="preserve">$148,308,240</w:t>
        </w:r>
      </w:ins>
      <w:del w:author="Lauren Kwan" w:id="1" w:date="2025-03-17T16:28:15Z">
        <w:r w:rsidDel="00000000" w:rsidR="00000000" w:rsidRPr="00000000">
          <w:rPr>
            <w:sz w:val="20"/>
            <w:szCs w:val="20"/>
            <w:rtl w:val="0"/>
            <w:rPrChange w:author="Lauren Kwan" w:id="2" w:date="2025-03-17T16:28:15Z">
              <w:rPr>
                <w:sz w:val="20"/>
                <w:szCs w:val="20"/>
              </w:rPr>
            </w:rPrChange>
          </w:rPr>
          <w:delText xml:space="preserve">$</w:delText>
        </w:r>
        <w:r w:rsidDel="00000000" w:rsidR="00000000" w:rsidRPr="00000000">
          <w:rPr>
            <w:sz w:val="20"/>
            <w:szCs w:val="20"/>
            <w:rtl w:val="0"/>
            <w:rPrChange w:author="Lauren Kwan" w:id="2" w:date="2025-03-17T16:28:15Z">
              <w:rPr>
                <w:sz w:val="20"/>
                <w:szCs w:val="20"/>
                <w:highlight w:val="white"/>
              </w:rPr>
            </w:rPrChange>
          </w:rPr>
          <w:delText xml:space="preserve">225,268,769</w:delText>
        </w:r>
      </w:del>
      <w:r w:rsidDel="00000000" w:rsidR="00000000" w:rsidRPr="00000000">
        <w:rPr>
          <w:sz w:val="20"/>
          <w:szCs w:val="20"/>
          <w:rtl w:val="0"/>
        </w:rPr>
        <w:t xml:space="preserve">. In addition to the fed cap grants listed above (minus set aside allowances), this total includes state matching funds for these grants, principal and interest repayments for prior loans issued by Tennessee’s DWSRF and funds carried over from prior funding cycles.</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numPr>
          <w:ilvl w:val="0"/>
          <w:numId w:val="3"/>
        </w:numPr>
        <w:ind w:left="720" w:hanging="360"/>
        <w:rPr>
          <w:sz w:val="20"/>
          <w:szCs w:val="20"/>
        </w:rPr>
      </w:pPr>
      <w:commentRangeStart w:id="3"/>
      <w:r w:rsidDel="00000000" w:rsidR="00000000" w:rsidRPr="00000000">
        <w:rPr>
          <w:sz w:val="20"/>
          <w:szCs w:val="20"/>
          <w:rtl w:val="0"/>
        </w:rPr>
        <w:t xml:space="preserve">$148,308,240 or $148,677,364 available for project funding from Base and general supplemental federal and state funding sources.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F">
      <w:pPr>
        <w:numPr>
          <w:ilvl w:val="0"/>
          <w:numId w:val="10"/>
        </w:numPr>
        <w:ind w:left="720" w:hanging="360"/>
        <w:rPr>
          <w:sz w:val="20"/>
          <w:szCs w:val="20"/>
        </w:rPr>
      </w:pPr>
      <w:r w:rsidDel="00000000" w:rsidR="00000000" w:rsidRPr="00000000">
        <w:rPr>
          <w:sz w:val="20"/>
          <w:szCs w:val="20"/>
          <w:rtl w:val="0"/>
        </w:rPr>
        <w:t xml:space="preserve">$202,501,082 available for project funding from the lead service line replacement capitalization grant.</w:t>
      </w:r>
    </w:p>
    <w:p w:rsidR="00000000" w:rsidDel="00000000" w:rsidP="00000000" w:rsidRDefault="00000000" w:rsidRPr="00000000" w14:paraId="00000070">
      <w:pPr>
        <w:numPr>
          <w:ilvl w:val="0"/>
          <w:numId w:val="10"/>
        </w:numPr>
        <w:ind w:left="720" w:hanging="360"/>
        <w:rPr>
          <w:sz w:val="20"/>
          <w:szCs w:val="20"/>
        </w:rPr>
      </w:pPr>
      <w:r w:rsidDel="00000000" w:rsidR="00000000" w:rsidRPr="00000000">
        <w:rPr>
          <w:sz w:val="20"/>
          <w:szCs w:val="20"/>
          <w:rtl w:val="0"/>
        </w:rPr>
        <w:t xml:space="preserve">$20,954,286 available for project funding from the emerging contaminants capitalization grant.</w:t>
      </w:r>
      <w:r w:rsidDel="00000000" w:rsidR="00000000" w:rsidRPr="00000000">
        <w:rPr>
          <w:rtl w:val="0"/>
        </w:rPr>
      </w:r>
    </w:p>
    <w:p w:rsidR="00000000" w:rsidDel="00000000" w:rsidP="00000000" w:rsidRDefault="00000000" w:rsidRPr="00000000" w14:paraId="00000071">
      <w:pPr>
        <w:pStyle w:val="Heading2"/>
        <w:rPr>
          <w:color w:val="6aa84f"/>
        </w:rPr>
      </w:pPr>
      <w:bookmarkStart w:colFirst="0" w:colLast="0" w:name="_6s695yytevfs" w:id="5"/>
      <w:bookmarkEnd w:id="5"/>
      <w:r w:rsidDel="00000000" w:rsidR="00000000" w:rsidRPr="00000000">
        <w:rPr>
          <w:color w:val="6aa84f"/>
          <w:rtl w:val="0"/>
        </w:rPr>
        <w:t xml:space="preserve">How Tennessee organizes its project lists </w:t>
      </w:r>
    </w:p>
    <w:p w:rsidR="00000000" w:rsidDel="00000000" w:rsidP="00000000" w:rsidRDefault="00000000" w:rsidRPr="00000000" w14:paraId="00000072">
      <w:pPr>
        <w:rPr>
          <w:sz w:val="20"/>
          <w:szCs w:val="20"/>
        </w:rPr>
      </w:pPr>
      <w:r w:rsidDel="00000000" w:rsidR="00000000" w:rsidRPr="00000000">
        <w:rPr>
          <w:sz w:val="20"/>
          <w:szCs w:val="20"/>
          <w:rtl w:val="0"/>
        </w:rPr>
        <w:t xml:space="preserve">There are three project lists submitted separately from Tennessee's SFY25 IUPs: </w:t>
      </w:r>
    </w:p>
    <w:p w:rsidR="00000000" w:rsidDel="00000000" w:rsidP="00000000" w:rsidRDefault="00000000" w:rsidRPr="00000000" w14:paraId="00000073">
      <w:pPr>
        <w:numPr>
          <w:ilvl w:val="0"/>
          <w:numId w:val="1"/>
        </w:numPr>
        <w:ind w:left="720" w:hanging="360"/>
        <w:rPr>
          <w:ins w:author="Lauren Kwan" w:id="3" w:date="2025-03-19T14:36:49Z"/>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2024 Priority Ranking List</w:t>
      </w:r>
      <w:r w:rsidDel="00000000" w:rsidR="00000000" w:rsidRPr="00000000">
        <w:rPr>
          <w:sz w:val="20"/>
          <w:szCs w:val="20"/>
          <w:rtl w:val="0"/>
        </w:rPr>
        <w:t xml:space="preserve"> includes projects eligible for Base and/or IIJA Gen Supp funding for which applicants </w:t>
      </w:r>
      <w:r w:rsidDel="00000000" w:rsidR="00000000" w:rsidRPr="00000000">
        <w:rPr>
          <w:sz w:val="20"/>
          <w:szCs w:val="20"/>
          <w:rtl w:val="0"/>
        </w:rPr>
        <w:t xml:space="preserve">have submitted a Questionnaire that includes a detailed project description, need for the project, total project cost, projected construction start and completion dates, requested loan amount, and term of the loan. Projects below “2024 Ranked Projects,” which are listed above the black “ranking line,” are expecting funding, whereas projects in “2024 Unranked Projects” are not expecting funding. The SFY25 Base/IIJA Gen Supp Priority Ranking List (PRL) contains 23 projects above the “ranking line” with a project cost of $260,957,192, and 41 projects below the “ranking line” with a project cost of $257,247,100, for a total of 64 projects and total project cost of </w:t>
      </w:r>
      <w:commentRangeStart w:id="4"/>
      <w:r w:rsidDel="00000000" w:rsidR="00000000" w:rsidRPr="00000000">
        <w:rPr>
          <w:sz w:val="20"/>
          <w:szCs w:val="20"/>
          <w:rtl w:val="0"/>
        </w:rPr>
        <w:t xml:space="preserve">$</w:t>
      </w:r>
      <w:r w:rsidDel="00000000" w:rsidR="00000000" w:rsidRPr="00000000">
        <w:rPr>
          <w:sz w:val="20"/>
          <w:szCs w:val="20"/>
          <w:highlight w:val="white"/>
          <w:rtl w:val="0"/>
        </w:rPr>
        <w:t xml:space="preserve">518,204,292</w:t>
      </w:r>
      <w:commentRangeEnd w:id="4"/>
      <w:r w:rsidDel="00000000" w:rsidR="00000000" w:rsidRPr="00000000">
        <w:commentReference w:id="4"/>
      </w:r>
      <w:r w:rsidDel="00000000" w:rsidR="00000000" w:rsidRPr="00000000">
        <w:rPr>
          <w:sz w:val="20"/>
          <w:szCs w:val="20"/>
          <w:highlight w:val="white"/>
          <w:rtl w:val="0"/>
        </w:rPr>
        <w:t xml:space="preserve">.</w:t>
      </w:r>
      <w:ins w:author="Lauren Kwan" w:id="3" w:date="2025-03-19T14:36:49Z">
        <w:r w:rsidDel="00000000" w:rsidR="00000000" w:rsidRPr="00000000">
          <w:rPr>
            <w:rtl w:val="0"/>
          </w:rPr>
        </w:r>
      </w:ins>
    </w:p>
    <w:p w:rsidR="00000000" w:rsidDel="00000000" w:rsidP="00000000" w:rsidRDefault="00000000" w:rsidRPr="00000000" w14:paraId="00000074">
      <w:pPr>
        <w:numPr>
          <w:ilvl w:val="1"/>
          <w:numId w:val="1"/>
        </w:numPr>
        <w:ind w:left="1440" w:hanging="360"/>
        <w:rPr>
          <w:ins w:author="Lauren Kwan" w:id="3" w:date="2025-03-19T14:36:49Z"/>
          <w:sz w:val="20"/>
          <w:szCs w:val="20"/>
          <w:highlight w:val="white"/>
          <w:u w:val="none"/>
        </w:rPr>
      </w:pPr>
      <w:ins w:author="Lauren Kwan" w:id="3" w:date="2025-03-19T14:36:49Z">
        <w:r w:rsidDel="00000000" w:rsidR="00000000" w:rsidRPr="00000000">
          <w:rPr>
            <w:sz w:val="20"/>
            <w:szCs w:val="20"/>
            <w:highlight w:val="white"/>
            <w:rtl w:val="0"/>
          </w:rPr>
          <w:t xml:space="preserve">Ranking criteria:</w:t>
        </w:r>
      </w:ins>
    </w:p>
    <w:p w:rsidR="00000000" w:rsidDel="00000000" w:rsidP="00000000" w:rsidRDefault="00000000" w:rsidRPr="00000000" w14:paraId="00000075">
      <w:pPr>
        <w:numPr>
          <w:ilvl w:val="2"/>
          <w:numId w:val="1"/>
        </w:numPr>
        <w:ind w:left="2160" w:hanging="360"/>
        <w:rPr>
          <w:ins w:author="Lauren Kwan" w:id="3" w:date="2025-03-19T14:36:49Z"/>
          <w:sz w:val="20"/>
          <w:szCs w:val="20"/>
          <w:highlight w:val="white"/>
        </w:rPr>
      </w:pPr>
      <w:ins w:author="Lauren Kwan" w:id="3" w:date="2025-03-19T14:36:49Z">
        <w:r w:rsidDel="00000000" w:rsidR="00000000" w:rsidRPr="00000000">
          <w:rPr>
            <w:sz w:val="20"/>
            <w:szCs w:val="20"/>
            <w:highlight w:val="white"/>
            <w:rtl w:val="0"/>
            <w:rPrChange w:author="Lauren Kwan" w:id="4" w:date="2025-03-19T14:36:49Z">
              <w:rPr>
                <w:sz w:val="20"/>
                <w:szCs w:val="20"/>
                <w:highlight w:val="white"/>
              </w:rPr>
            </w:rPrChange>
          </w:rPr>
          <w:t xml:space="preserve">The community must have submitted the last 3 fiscal years of audited financial statements to the comptroller’s office; and</w:t>
        </w:r>
      </w:ins>
    </w:p>
    <w:p w:rsidR="00000000" w:rsidDel="00000000" w:rsidP="00000000" w:rsidRDefault="00000000" w:rsidRPr="00000000" w14:paraId="00000076">
      <w:pPr>
        <w:numPr>
          <w:ilvl w:val="2"/>
          <w:numId w:val="1"/>
        </w:numPr>
        <w:ind w:left="2160" w:hanging="360"/>
        <w:rPr>
          <w:sz w:val="20"/>
          <w:szCs w:val="20"/>
          <w:highlight w:val="white"/>
          <w:rPrChange w:author="Lauren Kwan" w:id="4" w:date="2025-03-19T14:36:49Z">
            <w:rPr>
              <w:sz w:val="20"/>
              <w:szCs w:val="20"/>
            </w:rPr>
          </w:rPrChange>
        </w:rPr>
        <w:pPrChange w:author="Lauren Kwan" w:id="0" w:date="2025-03-19T14:36:49Z">
          <w:pPr>
            <w:numPr>
              <w:ilvl w:val="0"/>
              <w:numId w:val="1"/>
            </w:numPr>
            <w:ind w:left="720" w:hanging="360"/>
          </w:pPr>
        </w:pPrChange>
      </w:pPr>
      <w:ins w:author="Lauren Kwan" w:id="3" w:date="2025-03-19T14:36:49Z">
        <w:r w:rsidDel="00000000" w:rsidR="00000000" w:rsidRPr="00000000">
          <w:rPr>
            <w:sz w:val="20"/>
            <w:szCs w:val="20"/>
            <w:highlight w:val="white"/>
            <w:rtl w:val="0"/>
            <w:rPrChange w:author="Lauren Kwan" w:id="4" w:date="2025-03-19T14:36:49Z">
              <w:rPr>
                <w:sz w:val="20"/>
                <w:szCs w:val="20"/>
                <w:highlight w:val="white"/>
              </w:rPr>
            </w:rPrChange>
          </w:rPr>
          <w:t xml:space="preserve">completed facilities plan has been developed for this project.</w:t>
        </w:r>
      </w:ins>
      <w:r w:rsidDel="00000000" w:rsidR="00000000" w:rsidRPr="00000000">
        <w:rPr>
          <w:rtl w:val="0"/>
        </w:rPr>
      </w:r>
    </w:p>
    <w:p w:rsidR="00000000" w:rsidDel="00000000" w:rsidP="00000000" w:rsidRDefault="00000000" w:rsidRPr="00000000" w14:paraId="00000077">
      <w:pPr>
        <w:numPr>
          <w:ilvl w:val="0"/>
          <w:numId w:val="1"/>
        </w:numPr>
        <w:ind w:left="720" w:hanging="360"/>
        <w:rPr>
          <w:ins w:author="Lauren Kwan" w:id="5" w:date="2025-03-19T14:35:50Z"/>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2024 Lead Service Line Replacement Priority Ranking List </w:t>
      </w:r>
      <w:r w:rsidDel="00000000" w:rsidR="00000000" w:rsidRPr="00000000">
        <w:rPr>
          <w:sz w:val="20"/>
          <w:szCs w:val="20"/>
          <w:rtl w:val="0"/>
        </w:rPr>
        <w:t xml:space="preserve">includes lead projects that are eligible for and expecting IIJA LSLR funding from the first and second project solicitations. Applicants have submitted a Questionnaire that includes a detailed project description, need for the project, total project cost, projected construction start and completion dates, requested loan amount, and term of the loan. The Lead PRL contains 7 projects with a total project cost of $271,106,500. Projects on this list are expecting funding.</w:t>
      </w:r>
      <w:ins w:author="Lauren Kwan" w:id="5" w:date="2025-03-19T14:35:50Z">
        <w:r w:rsidDel="00000000" w:rsidR="00000000" w:rsidRPr="00000000">
          <w:rPr>
            <w:rtl w:val="0"/>
          </w:rPr>
        </w:r>
      </w:ins>
    </w:p>
    <w:p w:rsidR="00000000" w:rsidDel="00000000" w:rsidP="00000000" w:rsidRDefault="00000000" w:rsidRPr="00000000" w14:paraId="00000078">
      <w:pPr>
        <w:numPr>
          <w:ilvl w:val="1"/>
          <w:numId w:val="1"/>
        </w:numPr>
        <w:ind w:left="1440" w:hanging="360"/>
        <w:rPr>
          <w:ins w:author="Lauren Kwan" w:id="5" w:date="2025-03-19T14:35:50Z"/>
          <w:sz w:val="20"/>
          <w:szCs w:val="20"/>
        </w:rPr>
      </w:pPr>
      <w:ins w:author="Lauren Kwan" w:id="5" w:date="2025-03-19T14:35:50Z">
        <w:r w:rsidDel="00000000" w:rsidR="00000000" w:rsidRPr="00000000">
          <w:rPr>
            <w:sz w:val="20"/>
            <w:szCs w:val="20"/>
            <w:rtl w:val="0"/>
            <w:rPrChange w:author="Lauren Kwan" w:id="6" w:date="2025-03-19T14:35:50Z">
              <w:rPr>
                <w:sz w:val="20"/>
                <w:szCs w:val="20"/>
              </w:rPr>
            </w:rPrChange>
          </w:rPr>
          <w:t xml:space="preserve">Criteria to prioritize and rank projects:</w:t>
        </w:r>
      </w:ins>
    </w:p>
    <w:p w:rsidR="00000000" w:rsidDel="00000000" w:rsidP="00000000" w:rsidRDefault="00000000" w:rsidRPr="00000000" w14:paraId="00000079">
      <w:pPr>
        <w:numPr>
          <w:ilvl w:val="2"/>
          <w:numId w:val="1"/>
        </w:numPr>
        <w:ind w:left="2160" w:hanging="360"/>
        <w:rPr>
          <w:ins w:author="Lauren Kwan" w:id="5" w:date="2025-03-19T14:35:50Z"/>
          <w:sz w:val="20"/>
          <w:szCs w:val="20"/>
        </w:rPr>
      </w:pPr>
      <w:ins w:author="Lauren Kwan" w:id="5" w:date="2025-03-19T14:35:50Z">
        <w:r w:rsidDel="00000000" w:rsidR="00000000" w:rsidRPr="00000000">
          <w:rPr>
            <w:sz w:val="20"/>
            <w:szCs w:val="20"/>
            <w:rtl w:val="0"/>
            <w:rPrChange w:author="Lauren Kwan" w:id="6" w:date="2025-03-19T14:35:50Z">
              <w:rPr>
                <w:sz w:val="20"/>
                <w:szCs w:val="20"/>
              </w:rPr>
            </w:rPrChange>
          </w:rPr>
          <w:t xml:space="preserve">The proposed project has a completed lead service line inventory status (5 points).</w:t>
        </w:r>
      </w:ins>
    </w:p>
    <w:p w:rsidR="00000000" w:rsidDel="00000000" w:rsidP="00000000" w:rsidRDefault="00000000" w:rsidRPr="00000000" w14:paraId="0000007A">
      <w:pPr>
        <w:numPr>
          <w:ilvl w:val="2"/>
          <w:numId w:val="1"/>
        </w:numPr>
        <w:ind w:left="2160" w:hanging="360"/>
        <w:rPr>
          <w:ins w:author="Lauren Kwan" w:id="5" w:date="2025-03-19T14:35:50Z"/>
          <w:sz w:val="20"/>
          <w:szCs w:val="20"/>
        </w:rPr>
      </w:pPr>
      <w:ins w:author="Lauren Kwan" w:id="5" w:date="2025-03-19T14:35:50Z">
        <w:r w:rsidDel="00000000" w:rsidR="00000000" w:rsidRPr="00000000">
          <w:rPr>
            <w:sz w:val="20"/>
            <w:szCs w:val="20"/>
            <w:rtl w:val="0"/>
            <w:rPrChange w:author="Lauren Kwan" w:id="6" w:date="2025-03-19T14:35:50Z">
              <w:rPr>
                <w:sz w:val="20"/>
                <w:szCs w:val="20"/>
              </w:rPr>
            </w:rPrChange>
          </w:rPr>
          <w:t xml:space="preserve">The project has identified lad-based health concerns (5 points).</w:t>
        </w:r>
      </w:ins>
    </w:p>
    <w:p w:rsidR="00000000" w:rsidDel="00000000" w:rsidP="00000000" w:rsidRDefault="00000000" w:rsidRPr="00000000" w14:paraId="0000007B">
      <w:pPr>
        <w:numPr>
          <w:ilvl w:val="2"/>
          <w:numId w:val="1"/>
        </w:numPr>
        <w:ind w:left="2160" w:hanging="360"/>
        <w:rPr>
          <w:sz w:val="20"/>
          <w:szCs w:val="20"/>
          <w:rPrChange w:author="Lauren Kwan" w:id="6" w:date="2025-03-19T14:35:50Z">
            <w:rPr>
              <w:sz w:val="20"/>
              <w:szCs w:val="20"/>
            </w:rPr>
          </w:rPrChange>
        </w:rPr>
        <w:pPrChange w:author="Lauren Kwan" w:id="0" w:date="2025-03-19T14:35:50Z">
          <w:pPr>
            <w:numPr>
              <w:ilvl w:val="0"/>
              <w:numId w:val="1"/>
            </w:numPr>
            <w:ind w:left="720" w:hanging="360"/>
          </w:pPr>
        </w:pPrChange>
      </w:pPr>
      <w:ins w:author="Lauren Kwan" w:id="5" w:date="2025-03-19T14:35:50Z">
        <w:r w:rsidDel="00000000" w:rsidR="00000000" w:rsidRPr="00000000">
          <w:rPr>
            <w:sz w:val="20"/>
            <w:szCs w:val="20"/>
            <w:rtl w:val="0"/>
            <w:rPrChange w:author="Lauren Kwan" w:id="6" w:date="2025-03-19T14:35:50Z">
              <w:rPr>
                <w:sz w:val="20"/>
                <w:szCs w:val="20"/>
              </w:rPr>
            </w:rPrChange>
          </w:rPr>
          <w:t xml:space="preserve">The project has been approved or received a grant from SWIG (5 points).</w:t>
        </w:r>
      </w:ins>
      <w:r w:rsidDel="00000000" w:rsidR="00000000" w:rsidRPr="00000000">
        <w:rPr>
          <w:rtl w:val="0"/>
        </w:rPr>
      </w:r>
    </w:p>
    <w:p w:rsidR="00000000" w:rsidDel="00000000" w:rsidP="00000000" w:rsidRDefault="00000000" w:rsidRPr="00000000" w14:paraId="0000007C">
      <w:pPr>
        <w:numPr>
          <w:ilvl w:val="0"/>
          <w:numId w:val="1"/>
        </w:numPr>
        <w:ind w:left="720" w:hanging="360"/>
        <w:rPr>
          <w:ins w:author="Lauren Kwan" w:id="7" w:date="2025-03-19T14:35:29Z"/>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2024 Emerging Contaminants Priority Ranking List</w:t>
      </w:r>
      <w:r w:rsidDel="00000000" w:rsidR="00000000" w:rsidRPr="00000000">
        <w:rPr>
          <w:sz w:val="20"/>
          <w:szCs w:val="20"/>
          <w:rtl w:val="0"/>
        </w:rPr>
        <w:t xml:space="preserve"> includes emerging contaminants projects that are eligible for and expecting IIJA EC funding from the first and second project solicitations that are expecting funding. Applicants have submitted a Questionnaire that includes a detailed project description, need for the project, total project cost, projected construction start and completion dates, requested loan amount, and term of the loan. The Emerging Contaminants PRL contains 9 projects with a total project cost of 38,835,850. </w:t>
      </w:r>
      <w:ins w:author="Lauren Kwan" w:id="7" w:date="2025-03-19T14:35:29Z">
        <w:r w:rsidDel="00000000" w:rsidR="00000000" w:rsidRPr="00000000">
          <w:rPr>
            <w:rtl w:val="0"/>
          </w:rPr>
        </w:r>
      </w:ins>
    </w:p>
    <w:p w:rsidR="00000000" w:rsidDel="00000000" w:rsidP="00000000" w:rsidRDefault="00000000" w:rsidRPr="00000000" w14:paraId="0000007D">
      <w:pPr>
        <w:numPr>
          <w:ilvl w:val="1"/>
          <w:numId w:val="1"/>
        </w:numPr>
        <w:ind w:left="1440" w:hanging="360"/>
        <w:rPr>
          <w:ins w:author="Lauren Kwan" w:id="7" w:date="2025-03-19T14:35:29Z"/>
          <w:sz w:val="20"/>
          <w:szCs w:val="20"/>
          <w:u w:val="none"/>
        </w:rPr>
      </w:pPr>
      <w:ins w:author="Lauren Kwan" w:id="7" w:date="2025-03-19T14:35:29Z">
        <w:r w:rsidDel="00000000" w:rsidR="00000000" w:rsidRPr="00000000">
          <w:rPr>
            <w:sz w:val="20"/>
            <w:szCs w:val="20"/>
            <w:rtl w:val="0"/>
          </w:rPr>
          <w:t xml:space="preserve">Criteria to prioritize and rank projects:</w:t>
        </w:r>
      </w:ins>
    </w:p>
    <w:p w:rsidR="00000000" w:rsidDel="00000000" w:rsidP="00000000" w:rsidRDefault="00000000" w:rsidRPr="00000000" w14:paraId="0000007E">
      <w:pPr>
        <w:numPr>
          <w:ilvl w:val="2"/>
          <w:numId w:val="1"/>
        </w:numPr>
        <w:ind w:left="2160" w:hanging="360"/>
        <w:rPr>
          <w:ins w:author="Lauren Kwan" w:id="7" w:date="2025-03-19T14:35:29Z"/>
          <w:sz w:val="20"/>
          <w:szCs w:val="20"/>
        </w:rPr>
      </w:pPr>
      <w:ins w:author="Lauren Kwan" w:id="7" w:date="2025-03-19T14:35:29Z">
        <w:r w:rsidDel="00000000" w:rsidR="00000000" w:rsidRPr="00000000">
          <w:rPr>
            <w:sz w:val="20"/>
            <w:szCs w:val="20"/>
            <w:rtl w:val="0"/>
            <w:rPrChange w:author="Lauren Kwan" w:id="8" w:date="2025-03-19T14:35:29Z">
              <w:rPr>
                <w:sz w:val="20"/>
                <w:szCs w:val="20"/>
              </w:rPr>
            </w:rPrChange>
          </w:rPr>
          <w:t xml:space="preserve">The proposed project includes a comprehensive plan to address emerging</w:t>
        </w:r>
      </w:ins>
    </w:p>
    <w:p w:rsidR="00000000" w:rsidDel="00000000" w:rsidP="00000000" w:rsidRDefault="00000000" w:rsidRPr="00000000" w14:paraId="0000007F">
      <w:pPr>
        <w:numPr>
          <w:ilvl w:val="2"/>
          <w:numId w:val="1"/>
        </w:numPr>
        <w:ind w:left="2160" w:hanging="360"/>
        <w:rPr>
          <w:ins w:author="Lauren Kwan" w:id="7" w:date="2025-03-19T14:35:29Z"/>
          <w:sz w:val="20"/>
          <w:szCs w:val="20"/>
        </w:rPr>
      </w:pPr>
      <w:ins w:author="Lauren Kwan" w:id="7" w:date="2025-03-19T14:35:29Z">
        <w:r w:rsidDel="00000000" w:rsidR="00000000" w:rsidRPr="00000000">
          <w:rPr>
            <w:sz w:val="20"/>
            <w:szCs w:val="20"/>
            <w:rtl w:val="0"/>
            <w:rPrChange w:author="Lauren Kwan" w:id="8" w:date="2025-03-19T14:35:29Z">
              <w:rPr>
                <w:sz w:val="20"/>
                <w:szCs w:val="20"/>
              </w:rPr>
            </w:rPrChange>
          </w:rPr>
          <w:t xml:space="preserve">contaminants (5 points).</w:t>
        </w:r>
      </w:ins>
    </w:p>
    <w:p w:rsidR="00000000" w:rsidDel="00000000" w:rsidP="00000000" w:rsidRDefault="00000000" w:rsidRPr="00000000" w14:paraId="00000080">
      <w:pPr>
        <w:numPr>
          <w:ilvl w:val="2"/>
          <w:numId w:val="1"/>
        </w:numPr>
        <w:ind w:left="2160" w:hanging="360"/>
        <w:rPr>
          <w:ins w:author="Lauren Kwan" w:id="7" w:date="2025-03-19T14:35:29Z"/>
          <w:sz w:val="20"/>
          <w:szCs w:val="20"/>
        </w:rPr>
      </w:pPr>
      <w:ins w:author="Lauren Kwan" w:id="7" w:date="2025-03-19T14:35:29Z">
        <w:r w:rsidDel="00000000" w:rsidR="00000000" w:rsidRPr="00000000">
          <w:rPr>
            <w:sz w:val="20"/>
            <w:szCs w:val="20"/>
            <w:rtl w:val="0"/>
            <w:rPrChange w:author="Lauren Kwan" w:id="8" w:date="2025-03-19T14:35:29Z">
              <w:rPr>
                <w:sz w:val="20"/>
                <w:szCs w:val="20"/>
              </w:rPr>
            </w:rPrChange>
          </w:rPr>
          <w:t xml:space="preserve">The project identifies an emerging contaminant listed on the Contaminant Candidate</w:t>
        </w:r>
      </w:ins>
    </w:p>
    <w:p w:rsidR="00000000" w:rsidDel="00000000" w:rsidP="00000000" w:rsidRDefault="00000000" w:rsidRPr="00000000" w14:paraId="00000081">
      <w:pPr>
        <w:numPr>
          <w:ilvl w:val="2"/>
          <w:numId w:val="1"/>
        </w:numPr>
        <w:ind w:left="2160" w:hanging="360"/>
        <w:rPr>
          <w:ins w:author="Lauren Kwan" w:id="7" w:date="2025-03-19T14:35:29Z"/>
          <w:sz w:val="20"/>
          <w:szCs w:val="20"/>
        </w:rPr>
      </w:pPr>
      <w:ins w:author="Lauren Kwan" w:id="7" w:date="2025-03-19T14:35:29Z">
        <w:r w:rsidDel="00000000" w:rsidR="00000000" w:rsidRPr="00000000">
          <w:rPr>
            <w:sz w:val="20"/>
            <w:szCs w:val="20"/>
            <w:rtl w:val="0"/>
            <w:rPrChange w:author="Lauren Kwan" w:id="8" w:date="2025-03-19T14:35:29Z">
              <w:rPr>
                <w:sz w:val="20"/>
                <w:szCs w:val="20"/>
              </w:rPr>
            </w:rPrChange>
          </w:rPr>
          <w:t xml:space="preserve">List (CCL) 5 (5 points).</w:t>
        </w:r>
      </w:ins>
    </w:p>
    <w:p w:rsidR="00000000" w:rsidDel="00000000" w:rsidP="00000000" w:rsidRDefault="00000000" w:rsidRPr="00000000" w14:paraId="00000082">
      <w:pPr>
        <w:numPr>
          <w:ilvl w:val="2"/>
          <w:numId w:val="1"/>
        </w:numPr>
        <w:ind w:left="2160" w:hanging="360"/>
        <w:rPr>
          <w:ins w:author="Lauren Kwan" w:id="7" w:date="2025-03-19T14:35:29Z"/>
          <w:sz w:val="20"/>
          <w:szCs w:val="20"/>
        </w:rPr>
      </w:pPr>
      <w:ins w:author="Lauren Kwan" w:id="7" w:date="2025-03-19T14:35:29Z">
        <w:r w:rsidDel="00000000" w:rsidR="00000000" w:rsidRPr="00000000">
          <w:rPr>
            <w:sz w:val="20"/>
            <w:szCs w:val="20"/>
            <w:rtl w:val="0"/>
            <w:rPrChange w:author="Lauren Kwan" w:id="8" w:date="2025-03-19T14:35:29Z">
              <w:rPr>
                <w:sz w:val="20"/>
                <w:szCs w:val="20"/>
              </w:rPr>
            </w:rPrChange>
          </w:rPr>
          <w:t xml:space="preserve">The proposed design concept is a proven and effective solution (5 points).</w:t>
        </w:r>
      </w:ins>
    </w:p>
    <w:p w:rsidR="00000000" w:rsidDel="00000000" w:rsidP="00000000" w:rsidRDefault="00000000" w:rsidRPr="00000000" w14:paraId="00000083">
      <w:pPr>
        <w:numPr>
          <w:ilvl w:val="2"/>
          <w:numId w:val="1"/>
        </w:numPr>
        <w:ind w:left="2160" w:hanging="360"/>
        <w:rPr>
          <w:sz w:val="20"/>
          <w:szCs w:val="20"/>
          <w:rPrChange w:author="Lauren Kwan" w:id="8" w:date="2025-03-19T14:35:29Z">
            <w:rPr>
              <w:sz w:val="20"/>
              <w:szCs w:val="20"/>
            </w:rPr>
          </w:rPrChange>
        </w:rPr>
        <w:pPrChange w:author="Lauren Kwan" w:id="0" w:date="2025-03-19T14:35:29Z">
          <w:pPr>
            <w:numPr>
              <w:ilvl w:val="0"/>
              <w:numId w:val="1"/>
            </w:numPr>
            <w:ind w:left="720" w:hanging="360"/>
          </w:pPr>
        </w:pPrChange>
      </w:pPr>
      <w:ins w:author="Lauren Kwan" w:id="7" w:date="2025-03-19T14:35:29Z">
        <w:r w:rsidDel="00000000" w:rsidR="00000000" w:rsidRPr="00000000">
          <w:rPr>
            <w:sz w:val="20"/>
            <w:szCs w:val="20"/>
            <w:rtl w:val="0"/>
            <w:rPrChange w:author="Lauren Kwan" w:id="8" w:date="2025-03-19T14:35:29Z">
              <w:rPr>
                <w:sz w:val="20"/>
                <w:szCs w:val="20"/>
              </w:rPr>
            </w:rPrChange>
          </w:rPr>
          <w:t xml:space="preserve">The project is part of a combination/companion loan proposal (5 points).</w:t>
        </w:r>
      </w:ins>
      <w:r w:rsidDel="00000000" w:rsidR="00000000" w:rsidRPr="00000000">
        <w:rPr>
          <w:rtl w:val="0"/>
        </w:rPr>
      </w:r>
    </w:p>
    <w:p w:rsidR="00000000" w:rsidDel="00000000" w:rsidP="00000000" w:rsidRDefault="00000000" w:rsidRPr="00000000" w14:paraId="00000084">
      <w:pPr>
        <w:pStyle w:val="Heading2"/>
        <w:rPr>
          <w:color w:val="6aa84f"/>
        </w:rPr>
      </w:pPr>
      <w:bookmarkStart w:colFirst="0" w:colLast="0" w:name="_e9vpq5rs1o4" w:id="6"/>
      <w:bookmarkEnd w:id="6"/>
      <w:r w:rsidDel="00000000" w:rsidR="00000000" w:rsidRPr="00000000">
        <w:rPr>
          <w:color w:val="6aa84f"/>
          <w:rtl w:val="0"/>
        </w:rPr>
        <w:t xml:space="preserve">Allocation of principal forgiveness and other additional subsidies</w:t>
      </w: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Tennessee caps PF by percentage and dollar amount with different caps for its PFcategories. DACs can receive 20-50% PF up to $5,000,000 and this PF cannot be combined with other PF. Small systems can receive up to 50% PF up to $250,000. If funds come from the Green Project Reserve, projects may receive up to 20% PF up to $2,500,000 and this PF cannot be combined with other PF.</w:t>
      </w: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Tennessee’s DWSRF does not allow 100% PF and provides PF on a “first-come-first-serve” basis. Some sources of PF cannot be used for planning and design or must be for a project that includes construction in addition to planning and design. </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8A">
      <w:pPr>
        <w:rPr>
          <w:b w:val="1"/>
          <w:bCs w:val="1"/>
          <w:sz w:val="20"/>
          <w:szCs w:val="20"/>
        </w:rPr>
      </w:pPr>
      <w:r w:rsidDel="00000000" w:rsidR="00000000" w:rsidRPr="00000000">
        <w:rPr>
          <w:sz w:val="20"/>
          <w:szCs w:val="20"/>
          <w:u w:val="single"/>
          <w:rtl w:val="0"/>
        </w:rPr>
        <w:t xml:space="preserve">Base Funds</w:t>
      </w: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Of the base DWSRF funds, states are required by federal law to allocate a minimum of 12% and not more that 35% of their base DWSRF grant as additional subsidies for state-defined disadvantaged communities (DACs).  In the funding cycle analyzed here, Tennessee opted to allocate 12.59% ($941,520) of its base grant as principal forgiveness for DACs. </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Tennessee is allocating this 14% ($1,098,440) as PF for small systems or green projects. </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90">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91">
      <w:pPr>
        <w:rPr>
          <w:sz w:val="20"/>
          <w:szCs w:val="20"/>
          <w:shd w:fill="f4cccc" w:val="clear"/>
        </w:rPr>
      </w:pPr>
      <w:r w:rsidDel="00000000" w:rsidR="00000000" w:rsidRPr="00000000">
        <w:rPr>
          <w:rtl w:val="0"/>
        </w:rPr>
      </w:r>
    </w:p>
    <w:p w:rsidR="00000000" w:rsidDel="00000000" w:rsidP="00000000" w:rsidRDefault="00000000" w:rsidRPr="00000000" w14:paraId="00000092">
      <w:pPr>
        <w:pStyle w:val="Heading3"/>
        <w:spacing w:after="0" w:before="0" w:lineRule="auto"/>
        <w:rPr>
          <w:sz w:val="20"/>
          <w:szCs w:val="20"/>
        </w:rPr>
      </w:pPr>
      <w:bookmarkStart w:colFirst="0" w:colLast="0" w:name="_da6bt5ti0e4c" w:id="7"/>
      <w:bookmarkEnd w:id="7"/>
      <w:r w:rsidDel="00000000" w:rsidR="00000000" w:rsidRPr="00000000">
        <w:rPr>
          <w:b w:val="1"/>
          <w:bCs w:val="1"/>
          <w:color w:val="4a86e8"/>
          <w:sz w:val="20"/>
          <w:szCs w:val="20"/>
          <w:rtl w:val="0"/>
        </w:rPr>
        <w:t xml:space="preserve">DAC Definition</w:t>
      </w: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Tennessee's DWSRF program defines “disadvantaged community” (DAC) with an Ability to Pay Index (ATPI) lower than 50 points. The index is derived from a database of socioeconomic and financial data. The Index is also used to determine how much assistance a small or disadvantaged community is eligible to receive  in the form of reduced interest rates or principal forgiveness. Communities with greater economic need are given a higher priority ranking.</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In addition to PF, Tennessee provides extended repayment terms (up to 40 years) and reduced interest rates to state-defined DACs.</w:t>
      </w:r>
    </w:p>
    <w:p w:rsidR="00000000" w:rsidDel="00000000" w:rsidP="00000000" w:rsidRDefault="00000000" w:rsidRPr="00000000" w14:paraId="00000096">
      <w:pPr>
        <w:pStyle w:val="Heading3"/>
        <w:spacing w:after="0" w:before="0" w:lineRule="auto"/>
        <w:rPr>
          <w:b w:val="1"/>
          <w:bCs w:val="1"/>
          <w:color w:val="4a86e8"/>
          <w:sz w:val="20"/>
          <w:szCs w:val="20"/>
        </w:rPr>
      </w:pPr>
      <w:bookmarkStart w:colFirst="0" w:colLast="0" w:name="_f7qlsixu69x1" w:id="8"/>
      <w:bookmarkEnd w:id="8"/>
      <w:r w:rsidDel="00000000" w:rsidR="00000000" w:rsidRPr="00000000">
        <w:rPr>
          <w:rtl w:val="0"/>
        </w:rPr>
      </w:r>
    </w:p>
    <w:p w:rsidR="00000000" w:rsidDel="00000000" w:rsidP="00000000" w:rsidRDefault="00000000" w:rsidRPr="00000000" w14:paraId="00000097">
      <w:pPr>
        <w:pStyle w:val="Heading3"/>
        <w:spacing w:after="0" w:before="0" w:lineRule="auto"/>
        <w:rPr>
          <w:color w:val="6aa84f"/>
        </w:rPr>
      </w:pPr>
      <w:bookmarkStart w:colFirst="0" w:colLast="0" w:name="_bs1vau9m545d" w:id="9"/>
      <w:bookmarkEnd w:id="9"/>
      <w:r w:rsidDel="00000000" w:rsidR="00000000" w:rsidRPr="00000000">
        <w:rPr>
          <w:b w:val="1"/>
          <w:bCs w:val="1"/>
          <w:color w:val="4a86e8"/>
          <w:sz w:val="20"/>
          <w:szCs w:val="20"/>
          <w:rtl w:val="0"/>
        </w:rPr>
        <w:t xml:space="preserve">Project Ranking for Distribution of Loans and Principal Forgiveness</w:t>
      </w: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Tennessee scores and ranks projects based on the number of priority points awarded to them on the SFY25 PPLs. The projects with the highest number of priority points and that are ready to proceed are given preference for funding, particularly the FFY24 base allotment and IIJA Gen Supp capitalization grant funding. This prioritization emphasizes projects that are prepared to proceed with planning or construction, including those from small and disadvantaged communities, green and resilient infrastructure projects, and projects with subsidies. The scoring system is not detailed in the SFY25 IUP.</w:t>
      </w:r>
    </w:p>
    <w:p w:rsidR="00000000" w:rsidDel="00000000" w:rsidP="00000000" w:rsidRDefault="00000000" w:rsidRPr="00000000" w14:paraId="00000099">
      <w:pPr>
        <w:rPr>
          <w:sz w:val="20"/>
          <w:szCs w:val="20"/>
          <w:shd w:fill="f4cccc" w:val="clear"/>
        </w:rPr>
      </w:pPr>
      <w:r w:rsidDel="00000000" w:rsidR="00000000" w:rsidRPr="00000000">
        <w:rPr>
          <w:sz w:val="20"/>
          <w:szCs w:val="20"/>
          <w:shd w:fill="f4cccc" w:val="clear"/>
          <w:rtl w:val="0"/>
        </w:rPr>
        <w:t xml:space="preserve"> </w:t>
      </w:r>
    </w:p>
    <w:p w:rsidR="00000000" w:rsidDel="00000000" w:rsidP="00000000" w:rsidRDefault="00000000" w:rsidRPr="00000000" w14:paraId="0000009A">
      <w:pPr>
        <w:rPr>
          <w:sz w:val="20"/>
          <w:szCs w:val="20"/>
        </w:rPr>
      </w:pPr>
      <w:r w:rsidDel="00000000" w:rsidR="00000000" w:rsidRPr="00000000">
        <w:rPr>
          <w:sz w:val="20"/>
          <w:szCs w:val="20"/>
          <w:rtl w:val="0"/>
        </w:rPr>
        <w:t xml:space="preserve">Tennessee</w:t>
      </w:r>
      <w:r w:rsidDel="00000000" w:rsidR="00000000" w:rsidRPr="00000000">
        <w:rPr>
          <w:sz w:val="20"/>
          <w:szCs w:val="20"/>
          <w:rtl w:val="0"/>
        </w:rPr>
        <w:t xml:space="preserve"> has a tiered subsidy award methodology for DACs corresponding to their ATPI, with a maximum amount of $3-5 million per project from IIJA supplemental capitalization grant funding. </w:t>
      </w:r>
      <w:r w:rsidDel="00000000" w:rsidR="00000000" w:rsidRPr="00000000">
        <w:rPr>
          <w:rtl w:val="0"/>
        </w:rPr>
      </w:r>
    </w:p>
    <w:p w:rsidR="00000000" w:rsidDel="00000000" w:rsidP="00000000" w:rsidRDefault="00000000" w:rsidRPr="00000000" w14:paraId="0000009B">
      <w:pPr>
        <w:numPr>
          <w:ilvl w:val="0"/>
          <w:numId w:val="9"/>
        </w:numPr>
        <w:ind w:left="720" w:hanging="360"/>
        <w:rPr>
          <w:sz w:val="20"/>
          <w:szCs w:val="20"/>
        </w:rPr>
      </w:pPr>
      <w:r w:rsidDel="00000000" w:rsidR="00000000" w:rsidRPr="00000000">
        <w:rPr>
          <w:sz w:val="20"/>
          <w:szCs w:val="20"/>
          <w:rtl w:val="0"/>
        </w:rPr>
        <w:t xml:space="preserve">Low range (0-10) will be awarded 50% in principal forgiveness</w:t>
      </w:r>
    </w:p>
    <w:p w:rsidR="00000000" w:rsidDel="00000000" w:rsidP="00000000" w:rsidRDefault="00000000" w:rsidRPr="00000000" w14:paraId="0000009C">
      <w:pPr>
        <w:numPr>
          <w:ilvl w:val="0"/>
          <w:numId w:val="9"/>
        </w:numPr>
        <w:ind w:left="720" w:hanging="360"/>
        <w:rPr>
          <w:sz w:val="20"/>
          <w:szCs w:val="20"/>
        </w:rPr>
      </w:pPr>
      <w:r w:rsidDel="00000000" w:rsidR="00000000" w:rsidRPr="00000000">
        <w:rPr>
          <w:sz w:val="20"/>
          <w:szCs w:val="20"/>
          <w:rtl w:val="0"/>
        </w:rPr>
        <w:t xml:space="preserve">Mid-range (20–30) will be awarded 40% principal forgiveness</w:t>
      </w:r>
    </w:p>
    <w:p w:rsidR="00000000" w:rsidDel="00000000" w:rsidP="00000000" w:rsidRDefault="00000000" w:rsidRPr="00000000" w14:paraId="0000009D">
      <w:pPr>
        <w:numPr>
          <w:ilvl w:val="0"/>
          <w:numId w:val="9"/>
        </w:numPr>
        <w:ind w:left="720" w:hanging="360"/>
        <w:rPr>
          <w:sz w:val="20"/>
          <w:szCs w:val="20"/>
        </w:rPr>
      </w:pPr>
      <w:r w:rsidDel="00000000" w:rsidR="00000000" w:rsidRPr="00000000">
        <w:rPr>
          <w:sz w:val="20"/>
          <w:szCs w:val="20"/>
          <w:rtl w:val="0"/>
        </w:rPr>
        <w:t xml:space="preserve">High-range (40-50) will be awarded 30% principal forgiveness</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Once PF funds from the IIJA supplemental capitalization grant are exhausted, PF from the base capitalization grant will be distributed on a first come, first serve basis. See SFY25 Base/IIJA Gen Supp IUP PDF pp.15-18 for more information.</w:t>
      </w:r>
    </w:p>
    <w:p w:rsidR="00000000" w:rsidDel="00000000" w:rsidP="00000000" w:rsidRDefault="00000000" w:rsidRPr="00000000" w14:paraId="000000A0">
      <w:pPr>
        <w:pStyle w:val="Heading2"/>
        <w:rPr>
          <w:b w:val="1"/>
          <w:bCs w:val="1"/>
          <w:sz w:val="20"/>
          <w:szCs w:val="20"/>
        </w:rPr>
      </w:pPr>
      <w:bookmarkStart w:colFirst="0" w:colLast="0" w:name="_580q0y70gir3" w:id="10"/>
      <w:bookmarkEnd w:id="10"/>
      <w:r w:rsidDel="00000000" w:rsidR="00000000" w:rsidRPr="00000000">
        <w:rPr>
          <w:color w:val="6aa84f"/>
          <w:rtl w:val="0"/>
        </w:rPr>
        <w:t xml:space="preserve">Interest rates and fees </w:t>
      </w: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Interest rates are determined by an applicant’s ATPI score. Interest rates can range from 40 percent to 100 percent of the 20- year, 25-year, and 30-year Bond Buyer Index and the Municipal Market Data General Obligation Yields, which are published on a weekly basis. For utility districts and water authorities that serve multiple counties, the interest rates will be evaluated based on the lowest ATPI among the counties or municipalities directly benefiting from the associated project(s) linked to the loan.  See pp. 17-18 of the SFY25 IUP for more information.</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Tennessee has a tiered interest rate reduction methodology for DACs corresponding to their ATPI:</w:t>
      </w:r>
    </w:p>
    <w:p w:rsidR="00000000" w:rsidDel="00000000" w:rsidP="00000000" w:rsidRDefault="00000000" w:rsidRPr="00000000" w14:paraId="000000A4">
      <w:pPr>
        <w:numPr>
          <w:ilvl w:val="0"/>
          <w:numId w:val="5"/>
        </w:numPr>
        <w:ind w:left="720" w:hanging="360"/>
        <w:rPr>
          <w:sz w:val="20"/>
          <w:szCs w:val="20"/>
        </w:rPr>
      </w:pPr>
      <w:r w:rsidDel="00000000" w:rsidR="00000000" w:rsidRPr="00000000">
        <w:rPr>
          <w:sz w:val="20"/>
          <w:szCs w:val="20"/>
          <w:rtl w:val="0"/>
        </w:rPr>
        <w:t xml:space="preserve">Low range (0-20) will receive a 0.4 multiplier</w:t>
      </w:r>
    </w:p>
    <w:p w:rsidR="00000000" w:rsidDel="00000000" w:rsidP="00000000" w:rsidRDefault="00000000" w:rsidRPr="00000000" w14:paraId="000000A5">
      <w:pPr>
        <w:numPr>
          <w:ilvl w:val="0"/>
          <w:numId w:val="5"/>
        </w:numPr>
        <w:ind w:left="720" w:hanging="360"/>
        <w:rPr>
          <w:sz w:val="20"/>
          <w:szCs w:val="20"/>
        </w:rPr>
      </w:pPr>
      <w:r w:rsidDel="00000000" w:rsidR="00000000" w:rsidRPr="00000000">
        <w:rPr>
          <w:sz w:val="20"/>
          <w:szCs w:val="20"/>
          <w:rtl w:val="0"/>
        </w:rPr>
        <w:t xml:space="preserve">Mid-range (30–40) will receive a 0.6 multiplier</w:t>
      </w:r>
    </w:p>
    <w:p w:rsidR="00000000" w:rsidDel="00000000" w:rsidP="00000000" w:rsidRDefault="00000000" w:rsidRPr="00000000" w14:paraId="000000A6">
      <w:pPr>
        <w:numPr>
          <w:ilvl w:val="0"/>
          <w:numId w:val="5"/>
        </w:numPr>
        <w:ind w:left="720" w:hanging="360"/>
        <w:rPr>
          <w:sz w:val="20"/>
          <w:szCs w:val="20"/>
        </w:rPr>
      </w:pPr>
      <w:r w:rsidDel="00000000" w:rsidR="00000000" w:rsidRPr="00000000">
        <w:rPr>
          <w:sz w:val="20"/>
          <w:szCs w:val="20"/>
          <w:rtl w:val="0"/>
        </w:rPr>
        <w:t xml:space="preserve">High-range (50-60) will receive a 0.8 multiplier</w:t>
      </w:r>
    </w:p>
    <w:p w:rsidR="00000000" w:rsidDel="00000000" w:rsidP="00000000" w:rsidRDefault="00000000" w:rsidRPr="00000000" w14:paraId="000000A7">
      <w:pPr>
        <w:numPr>
          <w:ilvl w:val="0"/>
          <w:numId w:val="5"/>
        </w:numPr>
        <w:ind w:left="720" w:hanging="360"/>
        <w:rPr>
          <w:sz w:val="20"/>
          <w:szCs w:val="20"/>
        </w:rPr>
      </w:pPr>
      <w:r w:rsidDel="00000000" w:rsidR="00000000" w:rsidRPr="00000000">
        <w:rPr>
          <w:sz w:val="20"/>
          <w:szCs w:val="20"/>
          <w:rtl w:val="0"/>
        </w:rPr>
        <w:t xml:space="preserve">Scores of 70 or higher will receive the standard reported interest rates</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A loan fee of 8 basis points (0.08%) is charged on all DWSRF loans.</w:t>
      </w:r>
    </w:p>
    <w:p w:rsidR="00000000" w:rsidDel="00000000" w:rsidP="00000000" w:rsidRDefault="00000000" w:rsidRPr="00000000" w14:paraId="000000AA">
      <w:pPr>
        <w:pStyle w:val="Heading2"/>
        <w:rPr>
          <w:color w:val="6aa84f"/>
        </w:rPr>
      </w:pPr>
      <w:bookmarkStart w:colFirst="0" w:colLast="0" w:name="_4rzhiwll7c7r" w:id="11"/>
      <w:bookmarkEnd w:id="11"/>
      <w:r w:rsidDel="00000000" w:rsidR="00000000" w:rsidRPr="00000000">
        <w:rPr>
          <w:color w:val="6aa84f"/>
          <w:rtl w:val="0"/>
        </w:rPr>
        <w:t xml:space="preserve">Set-Asides</w:t>
      </w:r>
    </w:p>
    <w:p w:rsidR="00000000" w:rsidDel="00000000" w:rsidP="00000000" w:rsidRDefault="00000000" w:rsidRPr="00000000" w14:paraId="000000AB">
      <w:pPr>
        <w:rPr>
          <w:sz w:val="20"/>
          <w:szCs w:val="20"/>
        </w:rPr>
      </w:pPr>
      <w:r w:rsidDel="00000000" w:rsidR="00000000" w:rsidRPr="00000000">
        <w:rPr>
          <w:sz w:val="20"/>
          <w:szCs w:val="20"/>
          <w:rtl w:val="0"/>
        </w:rPr>
        <w:t xml:space="preserve">The amount of funds set aside from each grant under each of the DWSRF set aside allowances is set out above. Work plans for how the state plans to use these set aside funds are set out in the SFY25 Base/IIJA Gen Supp IUP on pp. 26-37, Draft SFY25 LSLR IUP on p.16, and Draft SFY25 EC IUP on pp. 17-18. </w:t>
      </w:r>
      <w:ins w:author="Lauren Kwan" w:id="9" w:date="2025-03-18T13:37:08Z">
        <w:r w:rsidDel="00000000" w:rsidR="00000000" w:rsidRPr="00000000">
          <w:rPr>
            <w:sz w:val="20"/>
            <w:szCs w:val="20"/>
            <w:rtl w:val="0"/>
          </w:rPr>
          <w:t xml:space="preserve">Note that, though Tennessee references its FFY22, FFY23, and FFY24 LSLR fed cap grants in its Draft SFY25 LSLR IUP, Tennessee only intends to take set-asides from its FFY24 LSLR fed cap grant.</w:t>
        </w:r>
      </w:ins>
      <w:r w:rsidDel="00000000" w:rsidR="00000000" w:rsidRPr="00000000">
        <w:rPr>
          <w:rtl w:val="0"/>
        </w:rPr>
      </w:r>
    </w:p>
    <w:p w:rsidR="00000000" w:rsidDel="00000000" w:rsidP="00000000" w:rsidRDefault="00000000" w:rsidRPr="00000000" w14:paraId="000000AC">
      <w:pPr>
        <w:pStyle w:val="Heading2"/>
        <w:rPr>
          <w:color w:val="6aa84f"/>
        </w:rPr>
      </w:pPr>
      <w:bookmarkStart w:colFirst="0" w:colLast="0" w:name="_rpmtvwqrenff" w:id="12"/>
      <w:bookmarkEnd w:id="12"/>
      <w:r w:rsidDel="00000000" w:rsidR="00000000" w:rsidRPr="00000000">
        <w:rPr>
          <w:color w:val="6aa84f"/>
          <w:rtl w:val="0"/>
        </w:rPr>
        <w:t xml:space="preserve">Policy changes, compared to prior years </w:t>
      </w:r>
      <w:r w:rsidDel="00000000" w:rsidR="00000000" w:rsidRPr="00000000">
        <w:rPr>
          <w:rtl w:val="0"/>
        </w:rPr>
      </w:r>
    </w:p>
    <w:p w:rsidR="00000000" w:rsidDel="00000000" w:rsidP="00000000" w:rsidRDefault="00000000" w:rsidRPr="00000000" w14:paraId="000000AD">
      <w:pPr>
        <w:numPr>
          <w:ilvl w:val="0"/>
          <w:numId w:val="2"/>
        </w:numPr>
        <w:ind w:left="720" w:hanging="360"/>
        <w:rPr>
          <w:sz w:val="20"/>
          <w:szCs w:val="20"/>
        </w:rPr>
      </w:pPr>
      <w:r w:rsidDel="00000000" w:rsidR="00000000" w:rsidRPr="00000000">
        <w:rPr>
          <w:sz w:val="20"/>
          <w:szCs w:val="20"/>
          <w:rtl w:val="0"/>
        </w:rPr>
        <w:t xml:space="preserve">Tennessee extended loan repayment terms for DACs from 30 years in SFY24 to 40 years in SFY25.</w:t>
      </w:r>
    </w:p>
    <w:p w:rsidR="00000000" w:rsidDel="00000000" w:rsidP="00000000" w:rsidRDefault="00000000" w:rsidRPr="00000000" w14:paraId="000000AE">
      <w:pPr>
        <w:numPr>
          <w:ilvl w:val="0"/>
          <w:numId w:val="2"/>
        </w:numPr>
        <w:ind w:left="720" w:hanging="360"/>
        <w:rPr>
          <w:sz w:val="20"/>
          <w:szCs w:val="20"/>
          <w:u w:val="none"/>
        </w:rPr>
      </w:pPr>
      <w:r w:rsidDel="00000000" w:rsidR="00000000" w:rsidRPr="00000000">
        <w:rPr>
          <w:sz w:val="20"/>
          <w:szCs w:val="20"/>
          <w:rtl w:val="0"/>
        </w:rPr>
        <w:t xml:space="preserve">In SFY24, Tennessee had a tiered interest rate reduction methodology for DACs corresponding to their ATPI. In SFY25, Tennessee had both a tiered interest rate reduction methodology </w:t>
      </w:r>
      <w:r w:rsidDel="00000000" w:rsidR="00000000" w:rsidRPr="00000000">
        <w:rPr>
          <w:i w:val="1"/>
          <w:iCs w:val="1"/>
          <w:sz w:val="20"/>
          <w:szCs w:val="20"/>
          <w:rtl w:val="0"/>
        </w:rPr>
        <w:t xml:space="preserve">and</w:t>
      </w:r>
      <w:r w:rsidDel="00000000" w:rsidR="00000000" w:rsidRPr="00000000">
        <w:rPr>
          <w:sz w:val="20"/>
          <w:szCs w:val="20"/>
          <w:rtl w:val="0"/>
        </w:rPr>
        <w:t xml:space="preserve"> a</w:t>
      </w:r>
      <w:r w:rsidDel="00000000" w:rsidR="00000000" w:rsidRPr="00000000">
        <w:rPr>
          <w:sz w:val="20"/>
          <w:szCs w:val="20"/>
          <w:rtl w:val="0"/>
        </w:rPr>
        <w:t xml:space="preserve"> PF methodology for DACs corresponding to their ATPI score. </w:t>
      </w:r>
    </w:p>
    <w:p w:rsidR="00000000" w:rsidDel="00000000" w:rsidP="00000000" w:rsidRDefault="00000000" w:rsidRPr="00000000" w14:paraId="000000AF">
      <w:pPr>
        <w:numPr>
          <w:ilvl w:val="0"/>
          <w:numId w:val="2"/>
        </w:numPr>
        <w:ind w:left="720" w:hanging="360"/>
        <w:rPr>
          <w:ins w:author="Lauren Kwan" w:id="10" w:date="2025-03-18T14:50:45Z"/>
          <w:sz w:val="20"/>
          <w:szCs w:val="20"/>
          <w:u w:val="none"/>
        </w:rPr>
      </w:pPr>
      <w:r w:rsidDel="00000000" w:rsidR="00000000" w:rsidRPr="00000000">
        <w:rPr>
          <w:sz w:val="20"/>
          <w:szCs w:val="20"/>
          <w:rtl w:val="0"/>
        </w:rPr>
        <w:t xml:space="preserve">Tennessee began to offer 0.5% interest rates for all utilities for its IIJA LSLR program. </w:t>
      </w:r>
      <w:ins w:author="Lauren Kwan" w:id="10" w:date="2025-03-18T14:50:45Z">
        <w:r w:rsidDel="00000000" w:rsidR="00000000" w:rsidRPr="00000000">
          <w:rPr>
            <w:rtl w:val="0"/>
          </w:rPr>
        </w:r>
      </w:ins>
    </w:p>
    <w:p w:rsidR="00000000" w:rsidDel="00000000" w:rsidP="00000000" w:rsidRDefault="00000000" w:rsidRPr="00000000" w14:paraId="000000B0">
      <w:pPr>
        <w:numPr>
          <w:ilvl w:val="0"/>
          <w:numId w:val="2"/>
        </w:numPr>
        <w:ind w:left="720" w:hanging="360"/>
        <w:rPr>
          <w:sz w:val="20"/>
          <w:szCs w:val="20"/>
          <w:u w:val="none"/>
        </w:rPr>
      </w:pPr>
      <w:ins w:author="Lauren Kwan" w:id="10" w:date="2025-03-18T14:50:45Z">
        <w:r w:rsidDel="00000000" w:rsidR="00000000" w:rsidRPr="00000000">
          <w:rPr>
            <w:sz w:val="20"/>
            <w:szCs w:val="20"/>
            <w:rtl w:val="0"/>
          </w:rPr>
          <w:t xml:space="preserve">Unlike SFY23 and SFY24, Tennessee intends to award project funding this funding cycle from its FFY24 IIJA LSLR fed cap grant.</w:t>
        </w:r>
      </w:ins>
      <w:r w:rsidDel="00000000" w:rsidR="00000000" w:rsidRPr="00000000">
        <w:rPr>
          <w:rtl w:val="0"/>
        </w:rPr>
      </w:r>
    </w:p>
    <w:p w:rsidR="00000000" w:rsidDel="00000000" w:rsidP="00000000" w:rsidRDefault="00000000" w:rsidRPr="00000000" w14:paraId="000000B1">
      <w:pPr>
        <w:pStyle w:val="Heading2"/>
        <w:rPr>
          <w:sz w:val="20"/>
          <w:szCs w:val="20"/>
        </w:rPr>
      </w:pPr>
      <w:bookmarkStart w:colFirst="0" w:colLast="0" w:name="_y476rb8yhr2w" w:id="13"/>
      <w:bookmarkEnd w:id="13"/>
      <w:r w:rsidDel="00000000" w:rsidR="00000000" w:rsidRPr="00000000">
        <w:rPr>
          <w:color w:val="6aa84f"/>
          <w:rtl w:val="0"/>
        </w:rPr>
        <w:t xml:space="preserve">Other items of interest noted during EPIC’s review of the source documents</w:t>
      </w:r>
      <w:r w:rsidDel="00000000" w:rsidR="00000000" w:rsidRPr="00000000">
        <w:rPr>
          <w:rtl w:val="0"/>
        </w:rPr>
      </w:r>
    </w:p>
    <w:p w:rsidR="00000000" w:rsidDel="00000000" w:rsidP="00000000" w:rsidRDefault="00000000" w:rsidRPr="00000000" w14:paraId="000000B2">
      <w:pPr>
        <w:numPr>
          <w:ilvl w:val="0"/>
          <w:numId w:val="2"/>
        </w:numPr>
        <w:ind w:left="720" w:hanging="360"/>
        <w:rPr>
          <w:sz w:val="20"/>
          <w:szCs w:val="20"/>
        </w:rPr>
      </w:pPr>
      <w:r w:rsidDel="00000000" w:rsidR="00000000" w:rsidRPr="00000000">
        <w:rPr>
          <w:sz w:val="20"/>
          <w:szCs w:val="20"/>
          <w:rtl w:val="0"/>
        </w:rPr>
        <w:t xml:space="preserve">Tennessee is intending to distribute additional subsidies from its IIJA LSLR fed cap grants from FFY22, FFY23, </w:t>
      </w:r>
      <w:r w:rsidDel="00000000" w:rsidR="00000000" w:rsidRPr="00000000">
        <w:rPr>
          <w:i w:val="1"/>
          <w:iCs w:val="1"/>
          <w:sz w:val="20"/>
          <w:szCs w:val="20"/>
          <w:rtl w:val="0"/>
        </w:rPr>
        <w:t xml:space="preserve">and </w:t>
      </w:r>
      <w:r w:rsidDel="00000000" w:rsidR="00000000" w:rsidRPr="00000000">
        <w:rPr>
          <w:sz w:val="20"/>
          <w:szCs w:val="20"/>
          <w:rtl w:val="0"/>
        </w:rPr>
        <w:t xml:space="preserve"> FFY24. </w:t>
      </w:r>
      <w:r w:rsidDel="00000000" w:rsidR="00000000" w:rsidRPr="00000000">
        <w:rPr>
          <w:rtl w:val="0"/>
        </w:rPr>
      </w:r>
    </w:p>
    <w:p w:rsidR="00000000" w:rsidDel="00000000" w:rsidP="00000000" w:rsidRDefault="00000000" w:rsidRPr="00000000" w14:paraId="000000B3">
      <w:pPr>
        <w:numPr>
          <w:ilvl w:val="0"/>
          <w:numId w:val="2"/>
        </w:numPr>
        <w:ind w:left="720" w:hanging="360"/>
        <w:rPr>
          <w:sz w:val="20"/>
          <w:szCs w:val="20"/>
        </w:rPr>
      </w:pPr>
      <w:r w:rsidDel="00000000" w:rsidR="00000000" w:rsidRPr="00000000">
        <w:rPr>
          <w:sz w:val="20"/>
          <w:szCs w:val="20"/>
          <w:rtl w:val="0"/>
        </w:rPr>
        <w:t xml:space="preserve">The IIJA LSLR fed cap grant amounts for previous funding cycles, i.e. for FFY22 and FFY23, can be found in the Draft SFY25 LSLR IUP. </w:t>
      </w:r>
    </w:p>
    <w:p w:rsidR="00000000" w:rsidDel="00000000" w:rsidP="00000000" w:rsidRDefault="00000000" w:rsidRPr="00000000" w14:paraId="000000B4">
      <w:pPr>
        <w:pStyle w:val="Heading2"/>
        <w:rPr>
          <w:ins w:author="Lauren Kwan" w:id="12" w:date="2025-03-18T14:53:17Z"/>
          <w:color w:val="6aa84f"/>
          <w:u w:val="single"/>
        </w:rPr>
      </w:pPr>
      <w:r w:rsidDel="00000000" w:rsidR="00000000" w:rsidRPr="00000000">
        <w:rPr>
          <w:color w:val="6aa84f"/>
          <w:u w:val="single"/>
          <w:rtl w:val="0"/>
        </w:rPr>
        <w:t xml:space="preserve">Key Takeaways</w:t>
      </w:r>
      <w:ins w:author="Lauren Kwan" w:id="12" w:date="2025-03-18T14:53:17Z">
        <w:bookmarkStart w:colFirst="0" w:colLast="0" w:name="_waowk16ruf0d" w:id="14"/>
        <w:bookmarkEnd w:id="14"/>
        <w:r w:rsidDel="00000000" w:rsidR="00000000" w:rsidRPr="00000000">
          <w:rPr>
            <w:rtl w:val="0"/>
          </w:rPr>
        </w:r>
      </w:ins>
    </w:p>
    <w:p w:rsidR="00000000" w:rsidDel="00000000" w:rsidP="00000000" w:rsidRDefault="00000000" w:rsidRPr="00000000" w14:paraId="000000B5">
      <w:pPr>
        <w:numPr>
          <w:ilvl w:val="0"/>
          <w:numId w:val="2"/>
        </w:numPr>
        <w:ind w:left="720" w:hanging="360"/>
        <w:rPr>
          <w:ins w:author="Lauren Kwan" w:id="12" w:date="2025-03-18T14:53:17Z"/>
          <w:sz w:val="20"/>
          <w:szCs w:val="20"/>
        </w:rPr>
      </w:pPr>
      <w:ins w:author="Lauren Kwan" w:id="12" w:date="2025-03-18T14:53:17Z">
        <w:r w:rsidDel="00000000" w:rsidR="00000000" w:rsidRPr="00000000">
          <w:rPr>
            <w:sz w:val="20"/>
            <w:szCs w:val="20"/>
            <w:rtl w:val="0"/>
            <w:rPrChange w:author="Lauren Kwan" w:id="13" w:date="2025-03-18T14:53:17Z">
              <w:rPr>
                <w:color w:val="6aa84f"/>
                <w:u w:val="single"/>
              </w:rPr>
            </w:rPrChange>
          </w:rPr>
          <w:t xml:space="preserve">Tennessee has released a LSLR PPL and emerging contaminants PPL this funding cycle.</w:t>
        </w:r>
      </w:ins>
    </w:p>
    <w:p w:rsidR="00000000" w:rsidDel="00000000" w:rsidP="00000000" w:rsidRDefault="00000000" w:rsidRPr="00000000" w14:paraId="000000B6">
      <w:pPr>
        <w:numPr>
          <w:ilvl w:val="0"/>
          <w:numId w:val="2"/>
        </w:numPr>
        <w:ind w:left="720" w:hanging="360"/>
        <w:rPr>
          <w:sz w:val="20"/>
          <w:szCs w:val="20"/>
          <w:rPrChange w:author="Lauren Kwan" w:id="13" w:date="2025-03-18T14:53:17Z">
            <w:rPr>
              <w:sz w:val="20"/>
              <w:szCs w:val="20"/>
            </w:rPr>
          </w:rPrChange>
        </w:rPr>
        <w:pPrChange w:author="Lauren Kwan" w:id="0" w:date="2025-03-18T14:53:17Z">
          <w:pPr>
            <w:pStyle w:val="Heading2"/>
          </w:pPr>
        </w:pPrChange>
      </w:pPr>
      <w:bookmarkStart w:colFirst="0" w:colLast="0" w:name="_waowk16ruf0d" w:id="14"/>
      <w:bookmarkEnd w:id="14"/>
      <w:ins w:author="Lauren Kwan" w:id="12" w:date="2025-03-18T14:53:17Z">
        <w:r w:rsidDel="00000000" w:rsidR="00000000" w:rsidRPr="00000000">
          <w:rPr>
            <w:sz w:val="20"/>
            <w:szCs w:val="20"/>
            <w:rtl w:val="0"/>
            <w:rPrChange w:author="Lauren Kwan" w:id="13" w:date="2025-03-18T14:53:17Z">
              <w:rPr>
                <w:color w:val="6aa84f"/>
                <w:u w:val="single"/>
              </w:rPr>
            </w:rPrChange>
          </w:rPr>
          <w:t xml:space="preserve">Tennessee’s project list (“PRL”) does not include a unique identifying project number that can be used to compare against funded projects in the EPA Portal. </w:t>
        </w:r>
      </w:ins>
      <w:r w:rsidDel="00000000" w:rsidR="00000000" w:rsidRPr="00000000">
        <w:rPr>
          <w:rtl w:val="0"/>
        </w:rPr>
      </w:r>
    </w:p>
    <w:sectPr>
      <w:headerReference r:id="rId13" w:type="default"/>
      <w:footerReference r:id="rId14"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en Kwan" w:id="1" w:date="2025-03-17T16:2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when reviewing - please see pg. 23 instead of the final table on pg 44. The values in the table on page 23 were updated in this amendment, but not the values in pg. 44 @janet@policyinnovation.org</w:t>
      </w:r>
    </w:p>
  </w:comment>
  <w:comment w:author="Lauren Kwan" w:id="2" w:date="2025-03-18T14:57:14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@lauren@policyinnovation.org To update pending response from Eliana</w:t>
      </w:r>
    </w:p>
  </w:comment>
  <w:comment w:author="Lauren Kwan" w:id="0" w:date="2025-03-14T20:54:31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update pending response from TDEC - the IUP amendment lists the base fed cap grant amount as $7,846,000 and $7,476,876? Unsure which one to put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@lauren@policyinnovation.org</w:t>
      </w:r>
    </w:p>
  </w:comment>
  <w:comment w:author="Lauren Kwan" w:id="3" w:date="2025-03-18T18:51:34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follow-up with Eliana, there are two project disbursement amounts on p. 22-23 ($148,308,240) and p. 44 ($148,677,364)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@lauren@policyinnovation.org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lauren@policyinnovation.org_</w:t>
      </w:r>
    </w:p>
  </w:comment>
  <w:comment w:author="Lauren Kwan" w:id="4" w:date="2025-03-17T16:41:28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scraping, to confirm. These project costs are from the PPL, but want to make sure the sum of all the projects actually equals the values in the PPL.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BA">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BB">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n.gov/environment/program-areas/wr-water-resources/srfp/srf-home/drinking-water-state-revolving-fund.html" TargetMode="External"/><Relationship Id="rId10" Type="http://schemas.openxmlformats.org/officeDocument/2006/relationships/hyperlink" Target="https://drive.google.com/file/d/1IuDnjQxShkPBpoKKVa1-FMmo-rkA0ZIX/view?usp=sharing" TargetMode="External"/><Relationship Id="rId13" Type="http://schemas.openxmlformats.org/officeDocument/2006/relationships/header" Target="header1.xml"/><Relationship Id="rId12"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0c82LrdHuJaOg4gam3qzT2xf6qVyOVc1/view?usp=sharing"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3uloh3YhPz1eBIfO-NJH-YUpjyRMBzJ-/view?usp=sharing" TargetMode="External"/><Relationship Id="rId8" Type="http://schemas.openxmlformats.org/officeDocument/2006/relationships/hyperlink" Target="https://drive.google.com/file/d/1_wTq9mharyml3131E9UFevwjoXjRH0Jw/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