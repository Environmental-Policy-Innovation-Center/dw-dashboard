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rPr>
      </w:pPr>
      <w:bookmarkStart w:colFirst="0" w:colLast="0" w:name="_ac5z3th0847u" w:id="0"/>
      <w:bookmarkEnd w:id="0"/>
      <w:r w:rsidDel="00000000" w:rsidR="00000000" w:rsidRPr="00000000">
        <w:rPr>
          <w:b w:val="1"/>
          <w:bCs w:val="1"/>
          <w:rtl w:val="0"/>
        </w:rPr>
        <w:t xml:space="preserve">Minnesota Data Dictionary- Year 1 [Updates in progress]</w:t>
      </w:r>
      <w:r w:rsidDel="00000000" w:rsidR="00000000" w:rsidRPr="00000000">
        <w:rPr>
          <w:rtl w:val="0"/>
        </w:rPr>
      </w:r>
    </w:p>
    <w:p w:rsidR="00000000" w:rsidDel="00000000" w:rsidP="00000000" w:rsidRDefault="00000000" w:rsidRPr="00000000" w14:paraId="00000002">
      <w:pPr>
        <w:rPr>
          <w:b w:val="1"/>
          <w:bCs w:val="1"/>
          <w:sz w:val="20"/>
          <w:szCs w:val="20"/>
        </w:rPr>
      </w:pPr>
      <w:r w:rsidDel="00000000" w:rsidR="00000000" w:rsidRPr="00000000">
        <w:rPr>
          <w:b w:val="1"/>
          <w:bCs w:val="1"/>
          <w:sz w:val="20"/>
          <w:szCs w:val="20"/>
          <w:rtl w:val="0"/>
        </w:rPr>
        <w:t xml:space="preserve">Last updated: 10/03/2025; ; DG approved 10/29/25; DG re-approved 4/16</w:t>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5">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a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w:t>
      </w:r>
      <w:r w:rsidDel="00000000" w:rsidR="00000000" w:rsidRPr="00000000">
        <w:rPr>
          <w:rtl w:val="0"/>
        </w:rPr>
      </w:r>
    </w:p>
    <w:p w:rsidR="00000000" w:rsidDel="00000000" w:rsidP="00000000" w:rsidRDefault="00000000" w:rsidRPr="00000000" w14:paraId="00000006">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7">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8">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9">
      <w:pPr>
        <w:numPr>
          <w:ilvl w:val="0"/>
          <w:numId w:val="2"/>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A">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B">
      <w:pPr>
        <w:numPr>
          <w:ilvl w:val="0"/>
          <w:numId w:val="2"/>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C">
      <w:pPr>
        <w:numPr>
          <w:ilvl w:val="0"/>
          <w:numId w:val="2"/>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D">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E">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0F">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0">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w:t>
      </w:r>
    </w:p>
    <w:p w:rsidR="00000000" w:rsidDel="00000000" w:rsidP="00000000" w:rsidRDefault="00000000" w:rsidRPr="00000000" w14:paraId="00000011">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2">
      <w:pPr>
        <w:numPr>
          <w:ilvl w:val="0"/>
          <w:numId w:val="2"/>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3">
      <w:pPr>
        <w:numPr>
          <w:ilvl w:val="0"/>
          <w:numId w:val="2"/>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4">
      <w:pPr>
        <w:numPr>
          <w:ilvl w:val="0"/>
          <w:numId w:val="2"/>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5">
      <w:pPr>
        <w:numPr>
          <w:ilvl w:val="1"/>
          <w:numId w:val="2"/>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 </w:t>
      </w:r>
    </w:p>
    <w:p w:rsidR="00000000" w:rsidDel="00000000" w:rsidP="00000000" w:rsidRDefault="00000000" w:rsidRPr="00000000" w14:paraId="00000016">
      <w:pPr>
        <w:numPr>
          <w:ilvl w:val="1"/>
          <w:numId w:val="2"/>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7">
      <w:pPr>
        <w:numPr>
          <w:ilvl w:val="1"/>
          <w:numId w:val="2"/>
        </w:numPr>
        <w:ind w:left="1440" w:hanging="360"/>
        <w:rPr>
          <w:b w:val="1"/>
          <w:bCs w:val="1"/>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 </w:t>
      </w:r>
      <w:r w:rsidDel="00000000" w:rsidR="00000000" w:rsidRPr="00000000">
        <w:rPr>
          <w:rtl w:val="0"/>
        </w:rPr>
      </w:r>
    </w:p>
    <w:p w:rsidR="00000000" w:rsidDel="00000000" w:rsidP="00000000" w:rsidRDefault="00000000" w:rsidRPr="00000000" w14:paraId="00000018">
      <w:pPr>
        <w:rPr>
          <w:b w:val="1"/>
          <w:bCs w:val="1"/>
          <w:sz w:val="20"/>
          <w:szCs w:val="20"/>
        </w:rPr>
      </w:pPr>
      <w:r w:rsidDel="00000000" w:rsidR="00000000" w:rsidRPr="00000000">
        <w:rPr>
          <w:rtl w:val="0"/>
        </w:rPr>
      </w:r>
    </w:p>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State documents from which data for SFY2023 has been collected:</w:t>
      </w:r>
    </w:p>
    <w:p w:rsidR="00000000" w:rsidDel="00000000" w:rsidP="00000000" w:rsidRDefault="00000000" w:rsidRPr="00000000" w14:paraId="0000001A">
      <w:pPr>
        <w:numPr>
          <w:ilvl w:val="0"/>
          <w:numId w:val="3"/>
        </w:numPr>
        <w:ind w:left="720" w:hanging="360"/>
        <w:rPr>
          <w:sz w:val="20"/>
          <w:szCs w:val="20"/>
        </w:rPr>
      </w:pPr>
      <w:hyperlink r:id="rId7">
        <w:r w:rsidDel="00000000" w:rsidR="00000000" w:rsidRPr="00000000">
          <w:rPr>
            <w:color w:val="1155cc"/>
            <w:sz w:val="20"/>
            <w:szCs w:val="20"/>
            <w:u w:val="single"/>
            <w:rtl w:val="0"/>
          </w:rPr>
          <w:t xml:space="preserve">Drinking Water Revolving Fund 2023 Intended Use Plan</w:t>
        </w:r>
      </w:hyperlink>
      <w:r w:rsidDel="00000000" w:rsidR="00000000" w:rsidRPr="00000000">
        <w:rPr>
          <w:sz w:val="20"/>
          <w:szCs w:val="20"/>
          <w:rtl w:val="0"/>
        </w:rPr>
        <w:t xml:space="preserve">, Final, December 2022 (SFY23 Comprehensive IUP)</w:t>
      </w:r>
    </w:p>
    <w:p w:rsidR="00000000" w:rsidDel="00000000" w:rsidP="00000000" w:rsidRDefault="00000000" w:rsidRPr="00000000" w14:paraId="0000001B">
      <w:pPr>
        <w:numPr>
          <w:ilvl w:val="1"/>
          <w:numId w:val="3"/>
        </w:numPr>
        <w:ind w:left="1440" w:hanging="360"/>
        <w:rPr>
          <w:sz w:val="20"/>
          <w:szCs w:val="20"/>
        </w:rPr>
      </w:pPr>
      <w:r w:rsidDel="00000000" w:rsidR="00000000" w:rsidRPr="00000000">
        <w:rPr>
          <w:sz w:val="20"/>
          <w:szCs w:val="20"/>
          <w:rtl w:val="0"/>
        </w:rPr>
        <w:t xml:space="preserve">DWRF 2023 Intended Use Plan</w:t>
      </w:r>
      <w:r w:rsidDel="00000000" w:rsidR="00000000" w:rsidRPr="00000000">
        <w:rPr>
          <w:sz w:val="20"/>
          <w:szCs w:val="20"/>
          <w:rtl w:val="0"/>
        </w:rPr>
        <w:t xml:space="preserve"> Table 1. Project List, PDF p. 16-17 Part A1-A6, and PDF p. 17-19</w:t>
      </w:r>
      <w:r w:rsidDel="00000000" w:rsidR="00000000" w:rsidRPr="00000000">
        <w:rPr>
          <w:sz w:val="20"/>
          <w:szCs w:val="20"/>
          <w:rtl w:val="0"/>
        </w:rPr>
        <w:t xml:space="preserve"> </w:t>
      </w:r>
      <w:r w:rsidDel="00000000" w:rsidR="00000000" w:rsidRPr="00000000">
        <w:rPr>
          <w:sz w:val="20"/>
          <w:szCs w:val="20"/>
          <w:rtl w:val="0"/>
        </w:rPr>
        <w:t xml:space="preserve">Part B</w:t>
      </w:r>
      <w:r w:rsidDel="00000000" w:rsidR="00000000" w:rsidRPr="00000000">
        <w:rPr>
          <w:sz w:val="20"/>
          <w:szCs w:val="20"/>
          <w:rtl w:val="0"/>
        </w:rPr>
        <w:t xml:space="preserve"> (SFY23 Fundable List)</w:t>
      </w:r>
    </w:p>
    <w:p w:rsidR="00000000" w:rsidDel="00000000" w:rsidP="00000000" w:rsidRDefault="00000000" w:rsidRPr="00000000" w14:paraId="0000001C">
      <w:pPr>
        <w:numPr>
          <w:ilvl w:val="2"/>
          <w:numId w:val="3"/>
        </w:numPr>
        <w:ind w:left="2160" w:hanging="360"/>
        <w:rPr>
          <w:sz w:val="20"/>
          <w:szCs w:val="20"/>
          <w:u w:val="none"/>
        </w:rPr>
      </w:pPr>
      <w:r w:rsidDel="00000000" w:rsidR="00000000" w:rsidRPr="00000000">
        <w:rPr>
          <w:sz w:val="20"/>
          <w:szCs w:val="20"/>
          <w:rtl w:val="0"/>
        </w:rPr>
        <w:t xml:space="preserve"> Note: Amendment #1 added Part B into the Fundable List, which is why there is no Not Fundable List for this funding cycle. </w:t>
      </w:r>
    </w:p>
    <w:p w:rsidR="00000000" w:rsidDel="00000000" w:rsidP="00000000" w:rsidRDefault="00000000" w:rsidRPr="00000000" w14:paraId="0000001D">
      <w:pPr>
        <w:numPr>
          <w:ilvl w:val="1"/>
          <w:numId w:val="3"/>
        </w:numPr>
        <w:ind w:left="1440" w:hanging="360"/>
        <w:rPr>
          <w:sz w:val="20"/>
          <w:szCs w:val="20"/>
        </w:rPr>
      </w:pPr>
      <w:r w:rsidDel="00000000" w:rsidR="00000000" w:rsidRPr="00000000">
        <w:rPr>
          <w:sz w:val="20"/>
          <w:szCs w:val="20"/>
          <w:rtl w:val="0"/>
        </w:rPr>
        <w:t xml:space="preserve">Minnesota Drinking Water Loan Fund 2023 Project Priority List, PDF </w:t>
      </w:r>
      <w:r w:rsidDel="00000000" w:rsidR="00000000" w:rsidRPr="00000000">
        <w:rPr>
          <w:sz w:val="20"/>
          <w:szCs w:val="20"/>
          <w:rtl w:val="0"/>
        </w:rPr>
        <w:t xml:space="preserve">p. 20-</w:t>
      </w:r>
      <w:r w:rsidDel="00000000" w:rsidR="00000000" w:rsidRPr="00000000">
        <w:rPr>
          <w:sz w:val="20"/>
          <w:szCs w:val="20"/>
          <w:rtl w:val="0"/>
        </w:rPr>
        <w:t xml:space="preserve">22 (SFY23 Not Eligible List) </w:t>
      </w:r>
    </w:p>
    <w:p w:rsidR="00000000" w:rsidDel="00000000" w:rsidP="00000000" w:rsidRDefault="00000000" w:rsidRPr="00000000" w14:paraId="0000001E">
      <w:pPr>
        <w:numPr>
          <w:ilvl w:val="2"/>
          <w:numId w:val="3"/>
        </w:numPr>
        <w:ind w:left="2160" w:hanging="360"/>
        <w:rPr>
          <w:sz w:val="20"/>
          <w:szCs w:val="20"/>
        </w:rPr>
      </w:pPr>
      <w:r w:rsidDel="00000000" w:rsidR="00000000" w:rsidRPr="00000000">
        <w:rPr>
          <w:sz w:val="20"/>
          <w:szCs w:val="20"/>
          <w:rtl w:val="0"/>
        </w:rPr>
        <w:t xml:space="preserve">Note these projects should be included on the Comprehensive List but not the Fundable List </w:t>
      </w:r>
    </w:p>
    <w:p w:rsidR="00000000" w:rsidDel="00000000" w:rsidP="00000000" w:rsidRDefault="00000000" w:rsidRPr="00000000" w14:paraId="0000001F">
      <w:pPr>
        <w:numPr>
          <w:ilvl w:val="1"/>
          <w:numId w:val="3"/>
        </w:numPr>
        <w:ind w:left="1440" w:hanging="360"/>
        <w:rPr>
          <w:sz w:val="20"/>
          <w:szCs w:val="20"/>
          <w:u w:val="none"/>
        </w:rPr>
      </w:pPr>
      <w:r w:rsidDel="00000000" w:rsidR="00000000" w:rsidRPr="00000000">
        <w:rPr>
          <w:sz w:val="20"/>
          <w:szCs w:val="20"/>
          <w:rtl w:val="0"/>
        </w:rPr>
        <w:t xml:space="preserve">Minnesota Drinking Water Loan Fund 2023 Project Priority List, PDF </w:t>
      </w:r>
      <w:r w:rsidDel="00000000" w:rsidR="00000000" w:rsidRPr="00000000">
        <w:rPr>
          <w:sz w:val="20"/>
          <w:szCs w:val="20"/>
          <w:rtl w:val="0"/>
        </w:rPr>
        <w:t xml:space="preserve">p. 26-37 (SFY23 Comprehensive List)</w:t>
      </w:r>
      <w:r w:rsidDel="00000000" w:rsidR="00000000" w:rsidRPr="00000000">
        <w:rPr>
          <w:rtl w:val="0"/>
        </w:rPr>
      </w:r>
    </w:p>
    <w:p w:rsidR="00000000" w:rsidDel="00000000" w:rsidP="00000000" w:rsidRDefault="00000000" w:rsidRPr="00000000" w14:paraId="00000020">
      <w:pPr>
        <w:numPr>
          <w:ilvl w:val="2"/>
          <w:numId w:val="3"/>
        </w:numPr>
        <w:ind w:left="2160" w:hanging="360"/>
        <w:rPr>
          <w:sz w:val="20"/>
          <w:szCs w:val="20"/>
          <w:u w:val="none"/>
        </w:rPr>
      </w:pPr>
      <w:r w:rsidDel="00000000" w:rsidR="00000000" w:rsidRPr="00000000">
        <w:rPr>
          <w:sz w:val="20"/>
          <w:szCs w:val="20"/>
          <w:rtl w:val="0"/>
        </w:rPr>
        <w:t xml:space="preserve">Note that the PPL continues on PDF p. 38-61 but contains the same projects in alphabetical order. No need to scrape this alphabetical list.</w:t>
      </w:r>
      <w:r w:rsidDel="00000000" w:rsidR="00000000" w:rsidRPr="00000000">
        <w:rPr>
          <w:rtl w:val="0"/>
        </w:rPr>
      </w:r>
    </w:p>
    <w:p w:rsidR="00000000" w:rsidDel="00000000" w:rsidP="00000000" w:rsidRDefault="00000000" w:rsidRPr="00000000" w14:paraId="00000021">
      <w:pPr>
        <w:numPr>
          <w:ilvl w:val="0"/>
          <w:numId w:val="3"/>
        </w:numPr>
        <w:ind w:left="720" w:hanging="360"/>
        <w:rPr>
          <w:sz w:val="20"/>
          <w:szCs w:val="20"/>
          <w:u w:val="none"/>
        </w:rPr>
      </w:pPr>
      <w:r w:rsidDel="00000000" w:rsidR="00000000" w:rsidRPr="00000000">
        <w:rPr>
          <w:sz w:val="20"/>
          <w:szCs w:val="20"/>
          <w:rtl w:val="0"/>
        </w:rPr>
        <w:t xml:space="preserve">Drinking Water Revolving Fund 2023 Intended Use Plan </w:t>
      </w:r>
      <w:hyperlink r:id="rId8">
        <w:r w:rsidDel="00000000" w:rsidR="00000000" w:rsidRPr="00000000">
          <w:rPr>
            <w:color w:val="1155cc"/>
            <w:sz w:val="20"/>
            <w:szCs w:val="20"/>
            <w:u w:val="single"/>
            <w:rtl w:val="0"/>
          </w:rPr>
          <w:t xml:space="preserve">Amendment #1</w:t>
        </w:r>
      </w:hyperlink>
      <w:r w:rsidDel="00000000" w:rsidR="00000000" w:rsidRPr="00000000">
        <w:rPr>
          <w:sz w:val="20"/>
          <w:szCs w:val="20"/>
          <w:rtl w:val="0"/>
        </w:rPr>
        <w:t xml:space="preserve">, Amendment, June 2023 (SFY23 IUP Amendment #1)</w:t>
      </w:r>
    </w:p>
    <w:p w:rsidR="00000000" w:rsidDel="00000000" w:rsidP="00000000" w:rsidRDefault="00000000" w:rsidRPr="00000000" w14:paraId="00000022">
      <w:pPr>
        <w:numPr>
          <w:ilvl w:val="1"/>
          <w:numId w:val="3"/>
        </w:numPr>
        <w:ind w:left="1440" w:hanging="360"/>
        <w:rPr>
          <w:sz w:val="20"/>
          <w:szCs w:val="20"/>
          <w:u w:val="none"/>
        </w:rPr>
      </w:pPr>
      <w:r w:rsidDel="00000000" w:rsidR="00000000" w:rsidRPr="00000000">
        <w:rPr>
          <w:sz w:val="20"/>
          <w:szCs w:val="20"/>
          <w:rtl w:val="0"/>
        </w:rPr>
        <w:t xml:space="preserve">Project Added Amendment #1, PDF p. 2 (Amendment #1)</w:t>
      </w:r>
      <w:r w:rsidDel="00000000" w:rsidR="00000000" w:rsidRPr="00000000">
        <w:rPr>
          <w:rtl w:val="0"/>
        </w:rPr>
      </w:r>
    </w:p>
    <w:p w:rsidR="00000000" w:rsidDel="00000000" w:rsidP="00000000" w:rsidRDefault="00000000" w:rsidRPr="00000000" w14:paraId="00000023">
      <w:pPr>
        <w:ind w:left="0" w:firstLine="0"/>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6.5673175745114"/>
        <w:gridCol w:w="856.1562178828366"/>
        <w:gridCol w:w="928.3042137718396"/>
        <w:gridCol w:w="2630.9969167523127"/>
        <w:gridCol w:w="2327.9753340185"/>
        <w:tblGridChange w:id="0">
          <w:tblGrid>
            <w:gridCol w:w="2616.5673175745114"/>
            <w:gridCol w:w="856.1562178828366"/>
            <w:gridCol w:w="928.3042137718396"/>
            <w:gridCol w:w="2630.9969167523127"/>
            <w:gridCol w:w="2327.975334018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sz w:val="20"/>
                <w:szCs w:val="20"/>
              </w:rPr>
            </w:pPr>
            <w:r w:rsidDel="00000000" w:rsidR="00000000" w:rsidRPr="00000000">
              <w:rPr>
                <w:b w:val="1"/>
                <w:bCs w:val="1"/>
                <w:sz w:val="20"/>
                <w:szCs w:val="20"/>
                <w:rtl w:val="0"/>
              </w:rPr>
              <w:t xml:space="preserve">Project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sz w:val="20"/>
                <w:szCs w:val="20"/>
              </w:rPr>
            </w:pPr>
            <w:r w:rsidDel="00000000" w:rsidR="00000000" w:rsidRPr="00000000">
              <w:rPr>
                <w:b w:val="1"/>
                <w:bCs w:val="1"/>
                <w:sz w:val="20"/>
                <w:szCs w:val="20"/>
                <w:rtl w:val="0"/>
              </w:rPr>
              <w:t xml:space="preserve">PPL 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sz w:val="20"/>
                <w:szCs w:val="20"/>
              </w:rPr>
            </w:pPr>
            <w:r w:rsidDel="00000000" w:rsidR="00000000" w:rsidRPr="00000000">
              <w:rPr>
                <w:b w:val="1"/>
                <w:bCs w:val="1"/>
                <w:sz w:val="20"/>
                <w:szCs w:val="20"/>
                <w:rtl w:val="0"/>
              </w:rPr>
              <w:t xml:space="preserve">PPL 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sz w:val="20"/>
                <w:szCs w:val="20"/>
              </w:rPr>
            </w:pPr>
            <w:r w:rsidDel="00000000" w:rsidR="00000000" w:rsidRPr="00000000">
              <w:rPr>
                <w:b w:val="1"/>
                <w:bCs w:val="1"/>
                <w:sz w:val="20"/>
                <w:szCs w:val="20"/>
                <w:rtl w:val="0"/>
              </w:rPr>
              <w:t xml:space="preserve">Project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sz w:val="20"/>
                <w:szCs w:val="20"/>
              </w:rPr>
            </w:pPr>
            <w:r w:rsidDel="00000000" w:rsidR="00000000" w:rsidRPr="00000000">
              <w:rPr>
                <w:b w:val="1"/>
                <w:bCs w:val="1"/>
                <w:sz w:val="20"/>
                <w:szCs w:val="20"/>
                <w:rtl w:val="0"/>
              </w:rPr>
              <w:t xml:space="preserve">Comment / Action Taken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sz w:val="20"/>
                <w:szCs w:val="20"/>
              </w:rPr>
            </w:pPr>
            <w:r w:rsidDel="00000000" w:rsidR="00000000" w:rsidRPr="00000000">
              <w:rPr>
                <w:b w:val="1"/>
                <w:bCs w:val="1"/>
                <w:sz w:val="20"/>
                <w:szCs w:val="20"/>
                <w:rtl w:val="0"/>
              </w:rPr>
              <w:t xml:space="preserve">PART A5 – FUNDABLE: Lead Service Line Replacement Projects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sz w:val="20"/>
                <w:szCs w:val="20"/>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sz w:val="20"/>
                <w:szCs w:val="20"/>
              </w:rPr>
            </w:pPr>
            <w:r w:rsidDel="00000000" w:rsidR="00000000" w:rsidRPr="00000000">
              <w:rPr>
                <w:sz w:val="20"/>
                <w:szCs w:val="20"/>
                <w:rtl w:val="0"/>
              </w:rPr>
              <w:t xml:space="preserve">Moorhead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sz w:val="20"/>
                <w:szCs w:val="20"/>
              </w:rPr>
            </w:pPr>
            <w:r w:rsidDel="00000000" w:rsidR="00000000" w:rsidRPr="00000000">
              <w:rPr>
                <w:sz w:val="20"/>
                <w:szCs w:val="20"/>
                <w:rtl w:val="0"/>
              </w:rPr>
              <w:t xml:space="preserve">435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sz w:val="20"/>
                <w:szCs w:val="20"/>
              </w:rPr>
            </w:pPr>
            <w:r w:rsidDel="00000000" w:rsidR="00000000" w:rsidRPr="00000000">
              <w:rPr>
                <w:sz w:val="20"/>
                <w:szCs w:val="20"/>
                <w:rtl w:val="0"/>
              </w:rPr>
              <w:t xml:space="preserve">Other LSL Replacement Phase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sz w:val="20"/>
                <w:szCs w:val="20"/>
              </w:rPr>
            </w:pPr>
            <w:r w:rsidDel="00000000" w:rsidR="00000000" w:rsidRPr="00000000">
              <w:rPr>
                <w:sz w:val="20"/>
                <w:szCs w:val="20"/>
                <w:rtl w:val="0"/>
              </w:rPr>
              <w:t xml:space="preserve">Project inadvertently omitted from IUP, added to Part A5</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sz w:val="20"/>
                <w:szCs w:val="20"/>
              </w:rPr>
            </w:pPr>
            <w:r w:rsidDel="00000000" w:rsidR="00000000" w:rsidRPr="00000000">
              <w:rPr>
                <w:b w:val="1"/>
                <w:bCs w:val="1"/>
                <w:sz w:val="20"/>
                <w:szCs w:val="20"/>
                <w:rtl w:val="0"/>
              </w:rPr>
              <w:t xml:space="preserve">PART A6 – FUNDABLE: Emerging Contaminants Projects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sz w:val="20"/>
                <w:szCs w:val="20"/>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sz w:val="20"/>
                <w:szCs w:val="20"/>
              </w:rPr>
            </w:pPr>
            <w:r w:rsidDel="00000000" w:rsidR="00000000" w:rsidRPr="00000000">
              <w:rPr>
                <w:sz w:val="20"/>
                <w:szCs w:val="20"/>
                <w:rtl w:val="0"/>
              </w:rPr>
              <w:t xml:space="preserve">Foley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sz w:val="20"/>
                <w:szCs w:val="20"/>
              </w:rPr>
            </w:pPr>
            <w:r w:rsidDel="00000000" w:rsidR="00000000" w:rsidRPr="00000000">
              <w:rPr>
                <w:sz w:val="20"/>
                <w:szCs w:val="20"/>
                <w:rtl w:val="0"/>
              </w:rPr>
              <w:t xml:space="preserve">619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sz w:val="20"/>
                <w:szCs w:val="20"/>
              </w:rPr>
            </w:pPr>
            <w:r w:rsidDel="00000000" w:rsidR="00000000" w:rsidRPr="00000000">
              <w:rPr>
                <w:sz w:val="20"/>
                <w:szCs w:val="20"/>
                <w:rtl w:val="0"/>
              </w:rPr>
              <w:t xml:space="preserve">Treatment – Manganese Treatment Plant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sz w:val="20"/>
                <w:szCs w:val="20"/>
              </w:rPr>
            </w:pPr>
            <w:r w:rsidDel="00000000" w:rsidR="00000000" w:rsidRPr="00000000">
              <w:rPr>
                <w:sz w:val="20"/>
                <w:szCs w:val="20"/>
                <w:rtl w:val="0"/>
              </w:rPr>
              <w:t xml:space="preserve">Project not listed under Emerging Contaminants; added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sz w:val="20"/>
                <w:szCs w:val="20"/>
              </w:rPr>
            </w:pPr>
            <w:r w:rsidDel="00000000" w:rsidR="00000000" w:rsidRPr="00000000">
              <w:rPr>
                <w:sz w:val="20"/>
                <w:szCs w:val="20"/>
                <w:rtl w:val="0"/>
              </w:rPr>
              <w:t xml:space="preserve">Mound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sz w:val="20"/>
                <w:szCs w:val="20"/>
              </w:rPr>
            </w:pPr>
            <w:r w:rsidDel="00000000" w:rsidR="00000000" w:rsidRPr="00000000">
              <w:rPr>
                <w:sz w:val="20"/>
                <w:szCs w:val="20"/>
                <w:rtl w:val="0"/>
              </w:rPr>
              <w:t xml:space="preserve">658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sz w:val="20"/>
                <w:szCs w:val="20"/>
              </w:rPr>
            </w:pPr>
            <w:r w:rsidDel="00000000" w:rsidR="00000000" w:rsidRPr="00000000">
              <w:rPr>
                <w:sz w:val="20"/>
                <w:szCs w:val="20"/>
                <w:rtl w:val="0"/>
              </w:rPr>
              <w:t xml:space="preserve">Treatment – Manganese Treatment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Project not listed under Emerging Contaminants; added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Otsego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667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Treatment – Manganese Pumphouse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Project not listed under Emerging Contaminants; added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sz w:val="20"/>
                <w:szCs w:val="20"/>
              </w:rPr>
            </w:pPr>
            <w:r w:rsidDel="00000000" w:rsidR="00000000" w:rsidRPr="00000000">
              <w:rPr>
                <w:b w:val="1"/>
                <w:bCs w:val="1"/>
                <w:sz w:val="20"/>
                <w:szCs w:val="20"/>
                <w:rtl w:val="0"/>
              </w:rPr>
              <w:t xml:space="preserve">Projects not eligible at this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sz w:val="20"/>
                <w:szCs w:val="20"/>
              </w:rPr>
            </w:pPr>
            <w:r w:rsidDel="00000000" w:rsidR="00000000" w:rsidRPr="00000000">
              <w:rPr>
                <w:i w:val="1"/>
                <w:iCs w:val="1"/>
                <w:sz w:val="20"/>
                <w:szCs w:val="20"/>
                <w:rtl w:val="0"/>
              </w:rPr>
              <w:t xml:space="preserve">(Referred to RD, below historical fundable range, or outside of 2023 timeframe)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sz w:val="20"/>
                <w:szCs w:val="20"/>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sz w:val="20"/>
                <w:szCs w:val="20"/>
              </w:rPr>
            </w:pPr>
            <w:r w:rsidDel="00000000" w:rsidR="00000000" w:rsidRPr="00000000">
              <w:rPr>
                <w:sz w:val="20"/>
                <w:szCs w:val="20"/>
                <w:rtl w:val="0"/>
              </w:rPr>
              <w:t xml:space="preserve">Walker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sz w:val="20"/>
                <w:szCs w:val="20"/>
              </w:rPr>
            </w:pPr>
            <w:r w:rsidDel="00000000" w:rsidR="00000000" w:rsidRPr="00000000">
              <w:rPr>
                <w:sz w:val="20"/>
                <w:szCs w:val="20"/>
                <w:rtl w:val="0"/>
              </w:rPr>
              <w:t xml:space="preserve">244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sz w:val="20"/>
                <w:szCs w:val="20"/>
              </w:rPr>
            </w:pPr>
            <w:r w:rsidDel="00000000" w:rsidR="00000000" w:rsidRPr="00000000">
              <w:rPr>
                <w:sz w:val="20"/>
                <w:szCs w:val="20"/>
                <w:rtl w:val="0"/>
              </w:rPr>
              <w:t xml:space="preserve">Watermain – NW Distribution Imp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sz w:val="20"/>
                <w:szCs w:val="20"/>
              </w:rPr>
            </w:pPr>
            <w:r w:rsidDel="00000000" w:rsidR="00000000" w:rsidRPr="00000000">
              <w:rPr>
                <w:sz w:val="20"/>
                <w:szCs w:val="20"/>
                <w:rtl w:val="0"/>
              </w:rPr>
              <w:t xml:space="preserve">Project incorrectly listed, moved to Part B Projects</w:t>
            </w:r>
          </w:p>
        </w:tc>
      </w:tr>
    </w:tbl>
    <w:p w:rsidR="00000000" w:rsidDel="00000000" w:rsidP="00000000" w:rsidRDefault="00000000" w:rsidRPr="00000000" w14:paraId="00000052">
      <w:pPr>
        <w:numPr>
          <w:ilvl w:val="1"/>
          <w:numId w:val="4"/>
        </w:numPr>
        <w:ind w:left="1440" w:hanging="360"/>
        <w:rPr>
          <w:sz w:val="20"/>
          <w:szCs w:val="20"/>
        </w:rPr>
      </w:pPr>
      <w:r w:rsidDel="00000000" w:rsidR="00000000" w:rsidRPr="00000000">
        <w:rPr>
          <w:sz w:val="20"/>
          <w:szCs w:val="20"/>
          <w:rtl w:val="0"/>
        </w:rPr>
        <w:t xml:space="preserve">Last Scraped On: 2025-12-08 | Last Scraped By: EmmaLi, amendments incorporated</w:t>
      </w:r>
    </w:p>
    <w:p w:rsidR="00000000" w:rsidDel="00000000" w:rsidP="00000000" w:rsidRDefault="00000000" w:rsidRPr="00000000" w14:paraId="00000053">
      <w:pPr>
        <w:numPr>
          <w:ilvl w:val="1"/>
          <w:numId w:val="4"/>
        </w:numPr>
        <w:ind w:left="1440" w:hanging="360"/>
        <w:rPr>
          <w:sz w:val="20"/>
          <w:szCs w:val="20"/>
        </w:rPr>
      </w:pPr>
      <w:r w:rsidDel="00000000" w:rsidR="00000000" w:rsidRPr="00000000">
        <w:rPr>
          <w:sz w:val="20"/>
          <w:szCs w:val="20"/>
          <w:rtl w:val="0"/>
        </w:rPr>
        <w:t xml:space="preserve">Last Reviewed On:  | Last Reviewed By: </w:t>
      </w: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project list(s)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Geographic Reference: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58">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Borrower: </w:t>
      </w:r>
      <w:r w:rsidDel="00000000" w:rsidR="00000000" w:rsidRPr="00000000">
        <w:rPr>
          <w:rtl w:val="0"/>
        </w:rPr>
      </w:r>
    </w:p>
    <w:p w:rsidR="00000000" w:rsidDel="00000000" w:rsidP="00000000" w:rsidRDefault="00000000" w:rsidRPr="00000000" w14:paraId="00000059">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w:t>
      </w:r>
      <w:r w:rsidDel="00000000" w:rsidR="00000000" w:rsidRPr="00000000">
        <w:rPr>
          <w:sz w:val="20"/>
          <w:szCs w:val="20"/>
          <w:rtl w:val="0"/>
        </w:rPr>
        <w:t xml:space="preserve">FY23 Fundable List and Not Eligible List: </w:t>
      </w:r>
      <w:r w:rsidDel="00000000" w:rsidR="00000000" w:rsidRPr="00000000">
        <w:rPr>
          <w:i w:val="1"/>
          <w:iCs w:val="1"/>
          <w:sz w:val="20"/>
          <w:szCs w:val="20"/>
          <w:rtl w:val="0"/>
        </w:rPr>
        <w:t xml:space="preserve">System Name</w:t>
      </w:r>
    </w:p>
    <w:p w:rsidR="00000000" w:rsidDel="00000000" w:rsidP="00000000" w:rsidRDefault="00000000" w:rsidRPr="00000000" w14:paraId="0000005A">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SFY23 Comprehensive List: </w:t>
      </w:r>
      <w:r w:rsidDel="00000000" w:rsidR="00000000" w:rsidRPr="00000000">
        <w:rPr>
          <w:i w:val="1"/>
          <w:iCs w:val="1"/>
          <w:sz w:val="20"/>
          <w:szCs w:val="20"/>
          <w:rtl w:val="0"/>
        </w:rPr>
        <w:t xml:space="preserve">System</w:t>
      </w:r>
      <w:r w:rsidDel="00000000" w:rsidR="00000000" w:rsidRPr="00000000">
        <w:rPr>
          <w:rtl w:val="0"/>
        </w:rPr>
      </w:r>
    </w:p>
    <w:p w:rsidR="00000000" w:rsidDel="00000000" w:rsidP="00000000" w:rsidRDefault="00000000" w:rsidRPr="00000000" w14:paraId="0000005B">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PWSID: </w:t>
      </w:r>
    </w:p>
    <w:p w:rsidR="00000000" w:rsidDel="00000000" w:rsidP="00000000" w:rsidRDefault="00000000" w:rsidRPr="00000000" w14:paraId="0000005C">
      <w:pPr>
        <w:numPr>
          <w:ilvl w:val="1"/>
          <w:numId w:val="3"/>
        </w:numPr>
        <w:ind w:left="1440" w:hanging="360"/>
        <w:rPr>
          <w:sz w:val="20"/>
          <w:szCs w:val="20"/>
        </w:rPr>
      </w:pPr>
      <w:r w:rsidDel="00000000" w:rsidR="00000000" w:rsidRPr="00000000">
        <w:rPr>
          <w:sz w:val="20"/>
          <w:szCs w:val="20"/>
          <w:rtl w:val="0"/>
        </w:rPr>
        <w:t xml:space="preserve">S</w:t>
      </w:r>
      <w:r w:rsidDel="00000000" w:rsidR="00000000" w:rsidRPr="00000000">
        <w:rPr>
          <w:sz w:val="20"/>
          <w:szCs w:val="20"/>
          <w:rtl w:val="0"/>
        </w:rPr>
        <w:t xml:space="preserve">FY23 Fundable List and Not Eligible List:</w:t>
      </w:r>
    </w:p>
    <w:p w:rsidR="00000000" w:rsidDel="00000000" w:rsidP="00000000" w:rsidRDefault="00000000" w:rsidRPr="00000000" w14:paraId="0000005D">
      <w:pPr>
        <w:numPr>
          <w:ilvl w:val="2"/>
          <w:numId w:val="3"/>
        </w:numPr>
        <w:ind w:left="2160" w:hanging="360"/>
        <w:rPr>
          <w:sz w:val="20"/>
          <w:szCs w:val="20"/>
        </w:rPr>
      </w:pPr>
      <w:r w:rsidDel="00000000" w:rsidR="00000000" w:rsidRPr="00000000">
        <w:rPr>
          <w:i w:val="1"/>
          <w:iCs w:val="1"/>
          <w:sz w:val="20"/>
          <w:szCs w:val="20"/>
          <w:rtl w:val="0"/>
        </w:rPr>
        <w:t xml:space="preserve">Project Number </w:t>
      </w:r>
      <w:r w:rsidDel="00000000" w:rsidR="00000000" w:rsidRPr="00000000">
        <w:rPr>
          <w:sz w:val="20"/>
          <w:szCs w:val="20"/>
          <w:rtl w:val="0"/>
        </w:rPr>
        <w:t xml:space="preserve">with “MN” prepended, and any characters removed after and including the dash symbol </w:t>
      </w:r>
      <w:r w:rsidDel="00000000" w:rsidR="00000000" w:rsidRPr="00000000">
        <w:rPr>
          <w:rtl w:val="0"/>
        </w:rPr>
      </w:r>
    </w:p>
    <w:p w:rsidR="00000000" w:rsidDel="00000000" w:rsidP="00000000" w:rsidRDefault="00000000" w:rsidRPr="00000000" w14:paraId="0000005E">
      <w:pPr>
        <w:numPr>
          <w:ilvl w:val="1"/>
          <w:numId w:val="3"/>
        </w:numPr>
        <w:ind w:left="1440" w:hanging="360"/>
        <w:rPr>
          <w:sz w:val="20"/>
          <w:szCs w:val="20"/>
        </w:rPr>
      </w:pPr>
      <w:r w:rsidDel="00000000" w:rsidR="00000000" w:rsidRPr="00000000">
        <w:rPr>
          <w:sz w:val="20"/>
          <w:szCs w:val="20"/>
          <w:rtl w:val="0"/>
        </w:rPr>
        <w:t xml:space="preserve">S</w:t>
      </w:r>
      <w:r w:rsidDel="00000000" w:rsidR="00000000" w:rsidRPr="00000000">
        <w:rPr>
          <w:sz w:val="20"/>
          <w:szCs w:val="20"/>
          <w:rtl w:val="0"/>
        </w:rPr>
        <w:t xml:space="preserve">FY23 Comprehensive List:</w:t>
      </w:r>
    </w:p>
    <w:p w:rsidR="00000000" w:rsidDel="00000000" w:rsidP="00000000" w:rsidRDefault="00000000" w:rsidRPr="00000000" w14:paraId="0000005F">
      <w:pPr>
        <w:numPr>
          <w:ilvl w:val="2"/>
          <w:numId w:val="3"/>
        </w:numPr>
        <w:ind w:left="2160" w:hanging="360"/>
        <w:rPr>
          <w:sz w:val="20"/>
          <w:szCs w:val="20"/>
        </w:rPr>
      </w:pPr>
      <w:r w:rsidDel="00000000" w:rsidR="00000000" w:rsidRPr="00000000">
        <w:rPr>
          <w:i w:val="1"/>
          <w:iCs w:val="1"/>
          <w:sz w:val="20"/>
          <w:szCs w:val="20"/>
          <w:rtl w:val="0"/>
        </w:rPr>
        <w:t xml:space="preserve">Project ID </w:t>
      </w:r>
      <w:r w:rsidDel="00000000" w:rsidR="00000000" w:rsidRPr="00000000">
        <w:rPr>
          <w:sz w:val="20"/>
          <w:szCs w:val="20"/>
          <w:rtl w:val="0"/>
        </w:rPr>
        <w:t xml:space="preserve">with </w:t>
      </w:r>
      <w:r w:rsidDel="00000000" w:rsidR="00000000" w:rsidRPr="00000000">
        <w:rPr>
          <w:i w:val="1"/>
          <w:iCs w:val="1"/>
          <w:sz w:val="20"/>
          <w:szCs w:val="20"/>
          <w:rtl w:val="0"/>
        </w:rPr>
        <w:t xml:space="preserve">“MN” </w:t>
      </w:r>
      <w:r w:rsidDel="00000000" w:rsidR="00000000" w:rsidRPr="00000000">
        <w:rPr>
          <w:sz w:val="20"/>
          <w:szCs w:val="20"/>
          <w:rtl w:val="0"/>
        </w:rPr>
        <w:t xml:space="preserve">prepended, and any characters removed after and including the dash symbol</w:t>
      </w:r>
      <w:r w:rsidDel="00000000" w:rsidR="00000000" w:rsidRPr="00000000">
        <w:rPr>
          <w:rtl w:val="0"/>
        </w:rPr>
      </w:r>
    </w:p>
    <w:p w:rsidR="00000000" w:rsidDel="00000000" w:rsidP="00000000" w:rsidRDefault="00000000" w:rsidRPr="00000000" w14:paraId="00000060">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ID: </w:t>
      </w:r>
    </w:p>
    <w:p w:rsidR="00000000" w:rsidDel="00000000" w:rsidP="00000000" w:rsidRDefault="00000000" w:rsidRPr="00000000" w14:paraId="00000061">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SFY23  Fundable List and Not Eligible List: </w:t>
      </w:r>
      <w:r w:rsidDel="00000000" w:rsidR="00000000" w:rsidRPr="00000000">
        <w:rPr>
          <w:i w:val="1"/>
          <w:iCs w:val="1"/>
          <w:sz w:val="20"/>
          <w:szCs w:val="20"/>
          <w:rtl w:val="0"/>
        </w:rPr>
        <w:t xml:space="preserve">Project Number</w:t>
      </w:r>
      <w:r w:rsidDel="00000000" w:rsidR="00000000" w:rsidRPr="00000000">
        <w:rPr>
          <w:rtl w:val="0"/>
        </w:rPr>
      </w:r>
    </w:p>
    <w:p w:rsidR="00000000" w:rsidDel="00000000" w:rsidP="00000000" w:rsidRDefault="00000000" w:rsidRPr="00000000" w14:paraId="00000062">
      <w:pPr>
        <w:numPr>
          <w:ilvl w:val="1"/>
          <w:numId w:val="3"/>
        </w:numPr>
        <w:ind w:left="1440" w:hanging="360"/>
        <w:rPr>
          <w:i w:val="1"/>
          <w:iCs w:val="1"/>
          <w:sz w:val="20"/>
          <w:szCs w:val="20"/>
        </w:rPr>
      </w:pPr>
      <w:r w:rsidDel="00000000" w:rsidR="00000000" w:rsidRPr="00000000">
        <w:rPr>
          <w:sz w:val="20"/>
          <w:szCs w:val="20"/>
          <w:rtl w:val="0"/>
        </w:rPr>
        <w:t xml:space="preserve">SFY23 Comprehensive List: </w:t>
      </w:r>
      <w:r w:rsidDel="00000000" w:rsidR="00000000" w:rsidRPr="00000000">
        <w:rPr>
          <w:i w:val="1"/>
          <w:iCs w:val="1"/>
          <w:sz w:val="20"/>
          <w:szCs w:val="20"/>
          <w:rtl w:val="0"/>
        </w:rPr>
        <w:t xml:space="preserve">Project ID</w:t>
      </w:r>
    </w:p>
    <w:p w:rsidR="00000000" w:rsidDel="00000000" w:rsidP="00000000" w:rsidRDefault="00000000" w:rsidRPr="00000000" w14:paraId="00000063">
      <w:pPr>
        <w:numPr>
          <w:ilvl w:val="0"/>
          <w:numId w:val="3"/>
        </w:numPr>
        <w:ind w:left="720" w:hanging="360"/>
        <w:rPr>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64">
      <w:pPr>
        <w:numPr>
          <w:ilvl w:val="0"/>
          <w:numId w:val="3"/>
        </w:numPr>
        <w:ind w:left="720" w:hanging="360"/>
        <w:rPr>
          <w:sz w:val="20"/>
          <w:szCs w:val="20"/>
        </w:rPr>
      </w:pPr>
      <w:r w:rsidDel="00000000" w:rsidR="00000000" w:rsidRPr="00000000">
        <w:rPr>
          <w:b w:val="1"/>
          <w:bCs w:val="1"/>
          <w:sz w:val="20"/>
          <w:szCs w:val="20"/>
          <w:rtl w:val="0"/>
        </w:rPr>
        <w:t xml:space="preserve">Project Type:</w:t>
      </w:r>
    </w:p>
    <w:p w:rsidR="00000000" w:rsidDel="00000000" w:rsidP="00000000" w:rsidRDefault="00000000" w:rsidRPr="00000000" w14:paraId="00000065">
      <w:pPr>
        <w:numPr>
          <w:ilvl w:val="1"/>
          <w:numId w:val="3"/>
        </w:numPr>
        <w:ind w:left="1440" w:hanging="360"/>
        <w:rPr>
          <w:sz w:val="20"/>
          <w:szCs w:val="20"/>
        </w:rPr>
      </w:pPr>
      <w:r w:rsidDel="00000000" w:rsidR="00000000" w:rsidRPr="00000000">
        <w:rPr>
          <w:sz w:val="20"/>
          <w:szCs w:val="20"/>
          <w:rtl w:val="0"/>
        </w:rPr>
        <w:t xml:space="preserve">General projects: </w:t>
      </w:r>
    </w:p>
    <w:p w:rsidR="00000000" w:rsidDel="00000000" w:rsidP="00000000" w:rsidRDefault="00000000" w:rsidRPr="00000000" w14:paraId="00000066">
      <w:pPr>
        <w:numPr>
          <w:ilvl w:val="2"/>
          <w:numId w:val="3"/>
        </w:numPr>
        <w:ind w:left="2160" w:hanging="360"/>
        <w:rPr>
          <w:sz w:val="20"/>
          <w:szCs w:val="20"/>
        </w:rPr>
      </w:pPr>
      <w:r w:rsidDel="00000000" w:rsidR="00000000" w:rsidRPr="00000000">
        <w:rPr>
          <w:sz w:val="20"/>
          <w:szCs w:val="20"/>
          <w:rtl w:val="0"/>
        </w:rPr>
        <w:t xml:space="preserve">All p</w:t>
      </w:r>
      <w:r w:rsidDel="00000000" w:rsidR="00000000" w:rsidRPr="00000000">
        <w:rPr>
          <w:sz w:val="20"/>
          <w:szCs w:val="20"/>
          <w:rtl w:val="0"/>
        </w:rPr>
        <w:t xml:space="preserve">rojects on the SFY23 Fundable List and Not Eligible List, and SFY23 Comprehensive List that are not lead or EC projects are general projects</w:t>
      </w:r>
      <w:r w:rsidDel="00000000" w:rsidR="00000000" w:rsidRPr="00000000">
        <w:rPr>
          <w:rtl w:val="0"/>
        </w:rPr>
      </w:r>
    </w:p>
    <w:p w:rsidR="00000000" w:rsidDel="00000000" w:rsidP="00000000" w:rsidRDefault="00000000" w:rsidRPr="00000000" w14:paraId="00000067">
      <w:pPr>
        <w:numPr>
          <w:ilvl w:val="1"/>
          <w:numId w:val="3"/>
        </w:numPr>
        <w:ind w:left="1440" w:hanging="360"/>
        <w:rPr>
          <w:sz w:val="20"/>
          <w:szCs w:val="20"/>
          <w:u w:val="none"/>
        </w:rPr>
      </w:pPr>
      <w:r w:rsidDel="00000000" w:rsidR="00000000" w:rsidRPr="00000000">
        <w:rPr>
          <w:sz w:val="20"/>
          <w:szCs w:val="20"/>
          <w:rtl w:val="0"/>
        </w:rPr>
        <w:t xml:space="preserve">Lead projects:</w:t>
      </w:r>
    </w:p>
    <w:p w:rsidR="00000000" w:rsidDel="00000000" w:rsidP="00000000" w:rsidRDefault="00000000" w:rsidRPr="00000000" w14:paraId="00000068">
      <w:pPr>
        <w:numPr>
          <w:ilvl w:val="2"/>
          <w:numId w:val="3"/>
        </w:numPr>
        <w:ind w:left="2160" w:hanging="360"/>
        <w:rPr>
          <w:sz w:val="20"/>
          <w:szCs w:val="20"/>
          <w:u w:val="none"/>
        </w:rPr>
      </w:pPr>
      <w:r w:rsidDel="00000000" w:rsidR="00000000" w:rsidRPr="00000000">
        <w:rPr>
          <w:sz w:val="20"/>
          <w:szCs w:val="20"/>
          <w:rtl w:val="0"/>
        </w:rPr>
        <w:t xml:space="preserve">All projects on the SFY23 Fundable List under Part A5 - FUNDABLE: Lead Service Line Replacement Projects</w:t>
      </w:r>
    </w:p>
    <w:p w:rsidR="00000000" w:rsidDel="00000000" w:rsidP="00000000" w:rsidRDefault="00000000" w:rsidRPr="00000000" w14:paraId="00000069">
      <w:pPr>
        <w:numPr>
          <w:ilvl w:val="2"/>
          <w:numId w:val="3"/>
        </w:numPr>
        <w:ind w:left="2160" w:hanging="360"/>
        <w:rPr>
          <w:sz w:val="20"/>
          <w:szCs w:val="20"/>
          <w:u w:val="none"/>
        </w:rPr>
      </w:pPr>
      <w:r w:rsidDel="00000000" w:rsidR="00000000" w:rsidRPr="00000000">
        <w:rPr>
          <w:sz w:val="20"/>
          <w:szCs w:val="20"/>
          <w:rtl w:val="0"/>
        </w:rPr>
        <w:t xml:space="preserve">Projects on the SFY23 Fundable List or Not Eligible List with “lead” or “LSL” in </w:t>
      </w:r>
      <w:r w:rsidDel="00000000" w:rsidR="00000000" w:rsidRPr="00000000">
        <w:rPr>
          <w:i w:val="1"/>
          <w:iCs w:val="1"/>
          <w:sz w:val="20"/>
          <w:szCs w:val="20"/>
          <w:rtl w:val="0"/>
        </w:rPr>
        <w:t xml:space="preserve">Project Description </w:t>
      </w:r>
      <w:r w:rsidDel="00000000" w:rsidR="00000000" w:rsidRPr="00000000">
        <w:rPr>
          <w:sz w:val="20"/>
          <w:szCs w:val="20"/>
          <w:rtl w:val="0"/>
        </w:rPr>
        <w:t xml:space="preserve">are lead projects </w:t>
      </w:r>
      <w:r w:rsidDel="00000000" w:rsidR="00000000" w:rsidRPr="00000000">
        <w:rPr>
          <w:sz w:val="20"/>
          <w:szCs w:val="20"/>
          <w:rtl w:val="0"/>
        </w:rPr>
        <w:t xml:space="preserve">or with “eligible” or a $ amount listed under </w:t>
      </w:r>
      <w:r w:rsidDel="00000000" w:rsidR="00000000" w:rsidRPr="00000000">
        <w:rPr>
          <w:i w:val="1"/>
          <w:iCs w:val="1"/>
          <w:sz w:val="20"/>
          <w:szCs w:val="20"/>
          <w:rtl w:val="0"/>
        </w:rPr>
        <w:t xml:space="preserve">Estimated DWRF Lead Service Line Replacement Principal Forgiveness NOT FINAL (1) </w:t>
      </w:r>
      <w:r w:rsidDel="00000000" w:rsidR="00000000" w:rsidRPr="00000000">
        <w:rPr>
          <w:sz w:val="20"/>
          <w:szCs w:val="20"/>
          <w:rtl w:val="0"/>
        </w:rPr>
        <w:t xml:space="preserve">are lead projects</w:t>
      </w:r>
      <w:r w:rsidDel="00000000" w:rsidR="00000000" w:rsidRPr="00000000">
        <w:rPr>
          <w:sz w:val="20"/>
          <w:szCs w:val="20"/>
          <w:rtl w:val="0"/>
        </w:rPr>
        <w:t xml:space="preserve">; or</w:t>
      </w:r>
    </w:p>
    <w:p w:rsidR="00000000" w:rsidDel="00000000" w:rsidP="00000000" w:rsidRDefault="00000000" w:rsidRPr="00000000" w14:paraId="0000006A">
      <w:pPr>
        <w:numPr>
          <w:ilvl w:val="2"/>
          <w:numId w:val="3"/>
        </w:numPr>
        <w:ind w:left="2160" w:hanging="360"/>
        <w:rPr>
          <w:sz w:val="20"/>
          <w:szCs w:val="20"/>
        </w:rPr>
      </w:pPr>
      <w:r w:rsidDel="00000000" w:rsidR="00000000" w:rsidRPr="00000000">
        <w:rPr>
          <w:sz w:val="20"/>
          <w:szCs w:val="20"/>
          <w:rtl w:val="0"/>
        </w:rPr>
        <w:t xml:space="preserve">Projects on the SFY23 Comprehensive List with “lead” or “LSL” in </w:t>
      </w:r>
      <w:r w:rsidDel="00000000" w:rsidR="00000000" w:rsidRPr="00000000">
        <w:rPr>
          <w:i w:val="1"/>
          <w:iCs w:val="1"/>
          <w:sz w:val="20"/>
          <w:szCs w:val="20"/>
          <w:rtl w:val="0"/>
        </w:rPr>
        <w:t xml:space="preserve">Project </w:t>
      </w:r>
      <w:r w:rsidDel="00000000" w:rsidR="00000000" w:rsidRPr="00000000">
        <w:rPr>
          <w:sz w:val="20"/>
          <w:szCs w:val="20"/>
          <w:rtl w:val="0"/>
        </w:rPr>
        <w:t xml:space="preserve">are lead projects</w:t>
      </w:r>
    </w:p>
    <w:p w:rsidR="00000000" w:rsidDel="00000000" w:rsidP="00000000" w:rsidRDefault="00000000" w:rsidRPr="00000000" w14:paraId="0000006B">
      <w:pPr>
        <w:numPr>
          <w:ilvl w:val="3"/>
          <w:numId w:val="3"/>
        </w:numPr>
        <w:ind w:left="2880" w:hanging="360"/>
        <w:rPr>
          <w:sz w:val="20"/>
          <w:szCs w:val="20"/>
          <w:u w:val="none"/>
        </w:rPr>
      </w:pPr>
      <w:r w:rsidDel="00000000" w:rsidR="00000000" w:rsidRPr="00000000">
        <w:rPr>
          <w:sz w:val="20"/>
          <w:szCs w:val="20"/>
          <w:rtl w:val="0"/>
        </w:rPr>
        <w:t xml:space="preserve">Note in Amendment #1, an additional LSLR project is listed for “Moorhead” that was not included in the PPLs, and should be manually added</w:t>
      </w:r>
      <w:r w:rsidDel="00000000" w:rsidR="00000000" w:rsidRPr="00000000">
        <w:rPr>
          <w:rtl w:val="0"/>
        </w:rPr>
      </w:r>
    </w:p>
    <w:p w:rsidR="00000000" w:rsidDel="00000000" w:rsidP="00000000" w:rsidRDefault="00000000" w:rsidRPr="00000000" w14:paraId="0000006C">
      <w:pPr>
        <w:numPr>
          <w:ilvl w:val="1"/>
          <w:numId w:val="3"/>
        </w:numPr>
        <w:ind w:left="1440" w:hanging="360"/>
        <w:rPr>
          <w:sz w:val="20"/>
          <w:szCs w:val="20"/>
          <w:u w:val="none"/>
        </w:rPr>
      </w:pPr>
      <w:r w:rsidDel="00000000" w:rsidR="00000000" w:rsidRPr="00000000">
        <w:rPr>
          <w:sz w:val="20"/>
          <w:szCs w:val="20"/>
          <w:rtl w:val="0"/>
        </w:rPr>
        <w:t xml:space="preserve">EC projects:</w:t>
      </w:r>
    </w:p>
    <w:p w:rsidR="00000000" w:rsidDel="00000000" w:rsidP="00000000" w:rsidRDefault="00000000" w:rsidRPr="00000000" w14:paraId="0000006D">
      <w:pPr>
        <w:numPr>
          <w:ilvl w:val="2"/>
          <w:numId w:val="3"/>
        </w:numPr>
        <w:ind w:left="2160" w:hanging="360"/>
        <w:rPr>
          <w:sz w:val="20"/>
          <w:szCs w:val="20"/>
        </w:rPr>
      </w:pPr>
      <w:r w:rsidDel="00000000" w:rsidR="00000000" w:rsidRPr="00000000">
        <w:rPr>
          <w:sz w:val="20"/>
          <w:szCs w:val="20"/>
          <w:rtl w:val="0"/>
        </w:rPr>
        <w:t xml:space="preserve">All projects on the SFY23 Fundable List under Part A6 - FUNDABLE: Emerging Contaminants Projects</w:t>
      </w:r>
      <w:r w:rsidDel="00000000" w:rsidR="00000000" w:rsidRPr="00000000">
        <w:rPr>
          <w:rtl w:val="0"/>
        </w:rPr>
      </w:r>
    </w:p>
    <w:p w:rsidR="00000000" w:rsidDel="00000000" w:rsidP="00000000" w:rsidRDefault="00000000" w:rsidRPr="00000000" w14:paraId="0000006E">
      <w:pPr>
        <w:numPr>
          <w:ilvl w:val="2"/>
          <w:numId w:val="3"/>
        </w:numPr>
        <w:ind w:left="2160" w:hanging="360"/>
        <w:rPr>
          <w:sz w:val="20"/>
          <w:szCs w:val="20"/>
        </w:rPr>
      </w:pPr>
      <w:r w:rsidDel="00000000" w:rsidR="00000000" w:rsidRPr="00000000">
        <w:rPr>
          <w:sz w:val="20"/>
          <w:szCs w:val="20"/>
          <w:rtl w:val="0"/>
        </w:rPr>
        <w:t xml:space="preserve">Projects on the SFY23 Fundable List or Not Eligible List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Description </w:t>
      </w:r>
      <w:r w:rsidDel="00000000" w:rsidR="00000000" w:rsidRPr="00000000">
        <w:rPr>
          <w:sz w:val="20"/>
          <w:szCs w:val="20"/>
          <w:rtl w:val="0"/>
        </w:rPr>
        <w:t xml:space="preserve">are EC projects or “eligible” or a $ amount listed under </w:t>
      </w:r>
      <w:r w:rsidDel="00000000" w:rsidR="00000000" w:rsidRPr="00000000">
        <w:rPr>
          <w:i w:val="1"/>
          <w:iCs w:val="1"/>
          <w:sz w:val="20"/>
          <w:szCs w:val="20"/>
          <w:rtl w:val="0"/>
        </w:rPr>
        <w:t xml:space="preserve">Estimated DWRF Emerging Contaminant Principal Forgiveness NOT FINAL (2) </w:t>
      </w:r>
      <w:r w:rsidDel="00000000" w:rsidR="00000000" w:rsidRPr="00000000">
        <w:rPr>
          <w:sz w:val="20"/>
          <w:szCs w:val="20"/>
          <w:rtl w:val="0"/>
        </w:rPr>
        <w:t xml:space="preserve">are EC projects; or</w:t>
      </w:r>
    </w:p>
    <w:p w:rsidR="00000000" w:rsidDel="00000000" w:rsidP="00000000" w:rsidRDefault="00000000" w:rsidRPr="00000000" w14:paraId="0000006F">
      <w:pPr>
        <w:numPr>
          <w:ilvl w:val="2"/>
          <w:numId w:val="3"/>
        </w:numPr>
        <w:ind w:left="2160" w:hanging="360"/>
        <w:rPr>
          <w:sz w:val="20"/>
          <w:szCs w:val="20"/>
        </w:rPr>
      </w:pPr>
      <w:r w:rsidDel="00000000" w:rsidR="00000000" w:rsidRPr="00000000">
        <w:rPr>
          <w:sz w:val="20"/>
          <w:szCs w:val="20"/>
          <w:rtl w:val="0"/>
        </w:rPr>
        <w:t xml:space="preserve">Projects on the SFY23 Comprehensive List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w:t>
      </w:r>
      <w:r w:rsidDel="00000000" w:rsidR="00000000" w:rsidRPr="00000000">
        <w:rPr>
          <w:sz w:val="20"/>
          <w:szCs w:val="20"/>
          <w:rtl w:val="0"/>
        </w:rPr>
        <w:t xml:space="preserve">are EC projects; or</w:t>
      </w:r>
    </w:p>
    <w:p w:rsidR="00000000" w:rsidDel="00000000" w:rsidP="00000000" w:rsidRDefault="00000000" w:rsidRPr="00000000" w14:paraId="00000070">
      <w:pPr>
        <w:numPr>
          <w:ilvl w:val="0"/>
          <w:numId w:val="3"/>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rtl w:val="0"/>
        </w:rPr>
      </w:r>
    </w:p>
    <w:p w:rsidR="00000000" w:rsidDel="00000000" w:rsidP="00000000" w:rsidRDefault="00000000" w:rsidRPr="00000000" w14:paraId="00000071">
      <w:pPr>
        <w:numPr>
          <w:ilvl w:val="1"/>
          <w:numId w:val="3"/>
        </w:numPr>
        <w:ind w:left="1440" w:hanging="360"/>
        <w:rPr>
          <w:b w:val="1"/>
          <w:bCs w:val="1"/>
          <w:sz w:val="20"/>
          <w:szCs w:val="20"/>
        </w:rPr>
      </w:pPr>
      <w:r w:rsidDel="00000000" w:rsidR="00000000" w:rsidRPr="00000000">
        <w:rPr>
          <w:sz w:val="20"/>
          <w:szCs w:val="20"/>
          <w:rtl w:val="0"/>
        </w:rPr>
        <w:t xml:space="preserve">SFY23 Fundable List or Not Eligible List: </w:t>
      </w:r>
      <w:r w:rsidDel="00000000" w:rsidR="00000000" w:rsidRPr="00000000">
        <w:rPr>
          <w:i w:val="1"/>
          <w:iCs w:val="1"/>
          <w:sz w:val="20"/>
          <w:szCs w:val="20"/>
          <w:rtl w:val="0"/>
        </w:rPr>
        <w:t xml:space="preserve">Estimated Project Cost</w:t>
      </w:r>
    </w:p>
    <w:p w:rsidR="00000000" w:rsidDel="00000000" w:rsidP="00000000" w:rsidRDefault="00000000" w:rsidRPr="00000000" w14:paraId="00000072">
      <w:pPr>
        <w:numPr>
          <w:ilvl w:val="1"/>
          <w:numId w:val="3"/>
        </w:numPr>
        <w:ind w:left="1440" w:hanging="360"/>
        <w:rPr>
          <w:sz w:val="20"/>
          <w:szCs w:val="20"/>
          <w:u w:val="none"/>
        </w:rPr>
      </w:pPr>
      <w:r w:rsidDel="00000000" w:rsidR="00000000" w:rsidRPr="00000000">
        <w:rPr>
          <w:sz w:val="20"/>
          <w:szCs w:val="20"/>
          <w:rtl w:val="0"/>
        </w:rPr>
        <w:t xml:space="preserve">SFY23 Comprehensive List: </w:t>
      </w:r>
      <w:r w:rsidDel="00000000" w:rsidR="00000000" w:rsidRPr="00000000">
        <w:rPr>
          <w:i w:val="1"/>
          <w:iCs w:val="1"/>
          <w:sz w:val="20"/>
          <w:szCs w:val="20"/>
          <w:rtl w:val="0"/>
        </w:rPr>
        <w:t xml:space="preserve">Project Cost</w:t>
      </w:r>
    </w:p>
    <w:p w:rsidR="00000000" w:rsidDel="00000000" w:rsidP="00000000" w:rsidRDefault="00000000" w:rsidRPr="00000000" w14:paraId="00000073">
      <w:pPr>
        <w:numPr>
          <w:ilvl w:val="2"/>
          <w:numId w:val="3"/>
        </w:numPr>
        <w:ind w:left="2160" w:hanging="360"/>
        <w:rPr>
          <w:sz w:val="20"/>
          <w:szCs w:val="20"/>
        </w:rPr>
      </w:pPr>
      <w:r w:rsidDel="00000000" w:rsidR="00000000" w:rsidRPr="00000000">
        <w:rPr>
          <w:sz w:val="20"/>
          <w:szCs w:val="20"/>
          <w:rtl w:val="0"/>
        </w:rPr>
        <w:t xml:space="preserve">Note that the amounts listed under </w:t>
      </w:r>
      <w:r w:rsidDel="00000000" w:rsidR="00000000" w:rsidRPr="00000000">
        <w:rPr>
          <w:i w:val="1"/>
          <w:iCs w:val="1"/>
          <w:sz w:val="20"/>
          <w:szCs w:val="20"/>
          <w:rtl w:val="0"/>
        </w:rPr>
        <w:t xml:space="preserve">Estimated Project Cost</w:t>
      </w:r>
      <w:r w:rsidDel="00000000" w:rsidR="00000000" w:rsidRPr="00000000">
        <w:rPr>
          <w:sz w:val="20"/>
          <w:szCs w:val="20"/>
          <w:rtl w:val="0"/>
        </w:rPr>
        <w:t xml:space="preserve"> and </w:t>
      </w:r>
      <w:r w:rsidDel="00000000" w:rsidR="00000000" w:rsidRPr="00000000">
        <w:rPr>
          <w:i w:val="1"/>
          <w:iCs w:val="1"/>
          <w:sz w:val="20"/>
          <w:szCs w:val="20"/>
          <w:rtl w:val="0"/>
        </w:rPr>
        <w:t xml:space="preserve">Project Cost</w:t>
      </w:r>
      <w:r w:rsidDel="00000000" w:rsidR="00000000" w:rsidRPr="00000000">
        <w:rPr>
          <w:sz w:val="20"/>
          <w:szCs w:val="20"/>
          <w:rtl w:val="0"/>
        </w:rPr>
        <w:t xml:space="preserve"> are NOT the same. </w:t>
      </w:r>
      <w:r w:rsidDel="00000000" w:rsidR="00000000" w:rsidRPr="00000000">
        <w:rPr>
          <w:i w:val="1"/>
          <w:iCs w:val="1"/>
          <w:sz w:val="20"/>
          <w:szCs w:val="20"/>
          <w:rtl w:val="0"/>
        </w:rPr>
        <w:t xml:space="preserve">Estimated Project Cost</w:t>
      </w:r>
      <w:r w:rsidDel="00000000" w:rsidR="00000000" w:rsidRPr="00000000">
        <w:rPr>
          <w:sz w:val="20"/>
          <w:szCs w:val="20"/>
          <w:rtl w:val="0"/>
        </w:rPr>
        <w:t xml:space="preserve"> is used when both are present.</w:t>
      </w:r>
      <w:r w:rsidDel="00000000" w:rsidR="00000000" w:rsidRPr="00000000">
        <w:rPr>
          <w:rtl w:val="0"/>
        </w:rPr>
      </w:r>
    </w:p>
    <w:p w:rsidR="00000000" w:rsidDel="00000000" w:rsidP="00000000" w:rsidRDefault="00000000" w:rsidRPr="00000000" w14:paraId="00000074">
      <w:pPr>
        <w:numPr>
          <w:ilvl w:val="0"/>
          <w:numId w:val="3"/>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75">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Funding Amount: </w:t>
      </w:r>
    </w:p>
    <w:p w:rsidR="00000000" w:rsidDel="00000000" w:rsidP="00000000" w:rsidRDefault="00000000" w:rsidRPr="00000000" w14:paraId="00000076">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SFY23 Fundable List and Not Eligible List: </w:t>
      </w:r>
    </w:p>
    <w:p w:rsidR="00000000" w:rsidDel="00000000" w:rsidP="00000000" w:rsidRDefault="00000000" w:rsidRPr="00000000" w14:paraId="00000077">
      <w:pPr>
        <w:numPr>
          <w:ilvl w:val="2"/>
          <w:numId w:val="3"/>
        </w:numPr>
        <w:ind w:left="2160" w:hanging="360"/>
        <w:rPr>
          <w:rFonts w:ascii="Calibri" w:cs="Calibri" w:eastAsia="Calibri" w:hAnsi="Calibri"/>
          <w:b w:val="1"/>
          <w:bCs w:val="1"/>
          <w:sz w:val="20"/>
          <w:szCs w:val="20"/>
        </w:rPr>
      </w:pPr>
      <w:r w:rsidDel="00000000" w:rsidR="00000000" w:rsidRPr="00000000">
        <w:rPr>
          <w:sz w:val="20"/>
          <w:szCs w:val="20"/>
          <w:rtl w:val="0"/>
        </w:rPr>
        <w:t xml:space="preserve">For DWSRF funds: Sum of </w:t>
      </w:r>
      <w:r w:rsidDel="00000000" w:rsidR="00000000" w:rsidRPr="00000000">
        <w:rPr>
          <w:i w:val="1"/>
          <w:iCs w:val="1"/>
          <w:sz w:val="20"/>
          <w:szCs w:val="20"/>
          <w:rtl w:val="0"/>
        </w:rPr>
        <w:t xml:space="preserve">Estimated DWRF Loan, Estimated DWRF Lead Service Line Replacement Principal Forgiveness NOT FINAL (1), Estimated DWRF Emerging Contaminant Principal Forgiveness NOT FINAL (2), and Estimated DAC Principal Forgiveness NOT FINAL (3)</w:t>
      </w:r>
      <w:r w:rsidDel="00000000" w:rsidR="00000000" w:rsidRPr="00000000">
        <w:rPr>
          <w:sz w:val="20"/>
          <w:szCs w:val="20"/>
          <w:rtl w:val="0"/>
        </w:rPr>
        <w:t xml:space="preserve">. </w:t>
      </w:r>
    </w:p>
    <w:p w:rsidR="00000000" w:rsidDel="00000000" w:rsidP="00000000" w:rsidRDefault="00000000" w:rsidRPr="00000000" w14:paraId="00000078">
      <w:pPr>
        <w:numPr>
          <w:ilvl w:val="3"/>
          <w:numId w:val="3"/>
        </w:numPr>
        <w:ind w:left="2880" w:hanging="360"/>
        <w:rPr>
          <w:sz w:val="20"/>
          <w:szCs w:val="20"/>
          <w:u w:val="none"/>
        </w:rPr>
      </w:pPr>
      <w:r w:rsidDel="00000000" w:rsidR="00000000" w:rsidRPr="00000000">
        <w:rPr>
          <w:sz w:val="20"/>
          <w:szCs w:val="20"/>
          <w:rtl w:val="0"/>
        </w:rPr>
        <w:t xml:space="preserve">Note: </w:t>
      </w:r>
      <w:r w:rsidDel="00000000" w:rsidR="00000000" w:rsidRPr="00000000">
        <w:rPr>
          <w:sz w:val="20"/>
          <w:szCs w:val="20"/>
          <w:rtl w:val="0"/>
        </w:rPr>
        <w:t xml:space="preserve">For other state/federal funds: Sum of </w:t>
      </w:r>
      <w:r w:rsidDel="00000000" w:rsidR="00000000" w:rsidRPr="00000000">
        <w:rPr>
          <w:i w:val="1"/>
          <w:iCs w:val="1"/>
          <w:sz w:val="20"/>
          <w:szCs w:val="20"/>
          <w:rtl w:val="0"/>
        </w:rPr>
        <w:t xml:space="preserve">Estimated WIF Grant NOT FINAL (4) </w:t>
      </w:r>
      <w:r w:rsidDel="00000000" w:rsidR="00000000" w:rsidRPr="00000000">
        <w:rPr>
          <w:sz w:val="20"/>
          <w:szCs w:val="20"/>
          <w:rtl w:val="0"/>
        </w:rPr>
        <w:t xml:space="preserve">and </w:t>
      </w:r>
      <w:r w:rsidDel="00000000" w:rsidR="00000000" w:rsidRPr="00000000">
        <w:rPr>
          <w:i w:val="1"/>
          <w:iCs w:val="1"/>
          <w:sz w:val="20"/>
          <w:szCs w:val="20"/>
          <w:rtl w:val="0"/>
        </w:rPr>
        <w:t xml:space="preserve">Other Funds </w:t>
      </w:r>
      <w:r w:rsidDel="00000000" w:rsidR="00000000" w:rsidRPr="00000000">
        <w:rPr>
          <w:i w:val="1"/>
          <w:iCs w:val="1"/>
          <w:sz w:val="20"/>
          <w:szCs w:val="20"/>
          <w:rtl w:val="0"/>
        </w:rPr>
        <w:t xml:space="preserve">(5)</w:t>
      </w:r>
      <w:r w:rsidDel="00000000" w:rsidR="00000000" w:rsidRPr="00000000">
        <w:rPr>
          <w:rtl w:val="0"/>
        </w:rPr>
      </w:r>
    </w:p>
    <w:p w:rsidR="00000000" w:rsidDel="00000000" w:rsidP="00000000" w:rsidRDefault="00000000" w:rsidRPr="00000000" w14:paraId="00000079">
      <w:pPr>
        <w:numPr>
          <w:ilvl w:val="2"/>
          <w:numId w:val="3"/>
        </w:numPr>
        <w:ind w:left="2160" w:hanging="360"/>
        <w:rPr>
          <w:i w:val="1"/>
          <w:iCs w:val="1"/>
          <w:sz w:val="20"/>
          <w:szCs w:val="20"/>
        </w:rPr>
      </w:pPr>
      <w:r w:rsidDel="00000000" w:rsidR="00000000" w:rsidRPr="00000000">
        <w:rPr>
          <w:sz w:val="20"/>
          <w:szCs w:val="20"/>
          <w:rtl w:val="0"/>
        </w:rPr>
        <w:t xml:space="preserve">No information for projects in SFY23 Fundable List with “eligible” in </w:t>
      </w:r>
      <w:r w:rsidDel="00000000" w:rsidR="00000000" w:rsidRPr="00000000">
        <w:rPr>
          <w:i w:val="1"/>
          <w:iCs w:val="1"/>
          <w:sz w:val="20"/>
          <w:szCs w:val="20"/>
          <w:rtl w:val="0"/>
        </w:rPr>
        <w:t xml:space="preserve">Estimated DWRF Loan, Estimated DWRF Lead Service Line Replacement Principal Forgiveness NOT FINAL (1), Estimated DWRF Emerging Contaminant Principal Forgiveness NOT FINAL (2), Estimated DAC Principal Forgiveness NOT FINAL (3), Estimated WIF Grant NOT FINAL (4), </w:t>
      </w:r>
      <w:r w:rsidDel="00000000" w:rsidR="00000000" w:rsidRPr="00000000">
        <w:rPr>
          <w:sz w:val="20"/>
          <w:szCs w:val="20"/>
          <w:rtl w:val="0"/>
        </w:rPr>
        <w:t xml:space="preserve">or </w:t>
      </w:r>
      <w:r w:rsidDel="00000000" w:rsidR="00000000" w:rsidRPr="00000000">
        <w:rPr>
          <w:i w:val="1"/>
          <w:iCs w:val="1"/>
          <w:sz w:val="20"/>
          <w:szCs w:val="20"/>
          <w:rtl w:val="0"/>
        </w:rPr>
        <w:t xml:space="preserve">Other Funds (5) </w:t>
      </w:r>
      <w:r w:rsidDel="00000000" w:rsidR="00000000" w:rsidRPr="00000000">
        <w:rPr>
          <w:sz w:val="20"/>
          <w:szCs w:val="20"/>
          <w:rtl w:val="0"/>
        </w:rPr>
        <w:t xml:space="preserve">and no actual values in any of the above columns </w:t>
      </w:r>
      <w:r w:rsidDel="00000000" w:rsidR="00000000" w:rsidRPr="00000000">
        <w:rPr>
          <w:rtl w:val="0"/>
        </w:rPr>
      </w:r>
    </w:p>
    <w:p w:rsidR="00000000" w:rsidDel="00000000" w:rsidP="00000000" w:rsidRDefault="00000000" w:rsidRPr="00000000" w14:paraId="0000007A">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Principal Forgiveness: </w:t>
      </w:r>
    </w:p>
    <w:p w:rsidR="00000000" w:rsidDel="00000000" w:rsidP="00000000" w:rsidRDefault="00000000" w:rsidRPr="00000000" w14:paraId="0000007B">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SFY23 Fundable List: Sum of </w:t>
      </w:r>
      <w:r w:rsidDel="00000000" w:rsidR="00000000" w:rsidRPr="00000000">
        <w:rPr>
          <w:i w:val="1"/>
          <w:iCs w:val="1"/>
          <w:sz w:val="20"/>
          <w:szCs w:val="20"/>
          <w:rtl w:val="0"/>
        </w:rPr>
        <w:t xml:space="preserve">Estimated DWRF Lead Service Line Replacement Principal Forgiveness NOT FINAL (1), Estimated DWRF Emerging Contaminant Principal Forgiveness NOT FINAL (2), and Estimated DAC Principal Forgiveness NOT FINAL (3). </w:t>
      </w:r>
    </w:p>
    <w:p w:rsidR="00000000" w:rsidDel="00000000" w:rsidP="00000000" w:rsidRDefault="00000000" w:rsidRPr="00000000" w14:paraId="0000007C">
      <w:pPr>
        <w:numPr>
          <w:ilvl w:val="1"/>
          <w:numId w:val="3"/>
        </w:numPr>
        <w:ind w:left="1440" w:hanging="360"/>
        <w:rPr>
          <w:sz w:val="20"/>
          <w:szCs w:val="20"/>
        </w:rPr>
      </w:pPr>
      <w:r w:rsidDel="00000000" w:rsidR="00000000" w:rsidRPr="00000000">
        <w:rPr>
          <w:sz w:val="20"/>
          <w:szCs w:val="20"/>
          <w:rtl w:val="0"/>
        </w:rPr>
        <w:t xml:space="preserve">No information: </w:t>
      </w:r>
    </w:p>
    <w:p w:rsidR="00000000" w:rsidDel="00000000" w:rsidP="00000000" w:rsidRDefault="00000000" w:rsidRPr="00000000" w14:paraId="0000007D">
      <w:pPr>
        <w:numPr>
          <w:ilvl w:val="2"/>
          <w:numId w:val="3"/>
        </w:numPr>
        <w:ind w:left="2160" w:hanging="360"/>
        <w:rPr>
          <w:sz w:val="20"/>
          <w:szCs w:val="20"/>
        </w:rPr>
      </w:pPr>
      <w:r w:rsidDel="00000000" w:rsidR="00000000" w:rsidRPr="00000000">
        <w:rPr>
          <w:sz w:val="20"/>
          <w:szCs w:val="20"/>
          <w:rtl w:val="0"/>
        </w:rPr>
        <w:t xml:space="preserve">Projects on Part A5 (LSLR projects), A6 (EC projects), and Part B</w:t>
      </w:r>
      <w:r w:rsidDel="00000000" w:rsidR="00000000" w:rsidRPr="00000000">
        <w:rPr>
          <w:rtl w:val="0"/>
        </w:rPr>
      </w:r>
    </w:p>
    <w:p w:rsidR="00000000" w:rsidDel="00000000" w:rsidP="00000000" w:rsidRDefault="00000000" w:rsidRPr="00000000" w14:paraId="0000007E">
      <w:pPr>
        <w:numPr>
          <w:ilvl w:val="0"/>
          <w:numId w:val="3"/>
        </w:numPr>
        <w:ind w:left="720" w:hanging="360"/>
        <w:rPr>
          <w:i w:val="1"/>
          <w:iCs w:val="1"/>
          <w:sz w:val="20"/>
          <w:szCs w:val="20"/>
        </w:rPr>
      </w:pPr>
      <w:r w:rsidDel="00000000" w:rsidR="00000000" w:rsidRPr="00000000">
        <w:rPr>
          <w:b w:val="1"/>
          <w:bCs w:val="1"/>
          <w:sz w:val="20"/>
          <w:szCs w:val="20"/>
          <w:rtl w:val="0"/>
        </w:rPr>
        <w:t xml:space="preserve">Population: </w:t>
      </w:r>
      <w:r w:rsidDel="00000000" w:rsidR="00000000" w:rsidRPr="00000000">
        <w:rPr>
          <w:i w:val="1"/>
          <w:iCs w:val="1"/>
          <w:sz w:val="20"/>
          <w:szCs w:val="20"/>
          <w:rtl w:val="0"/>
        </w:rPr>
        <w:t xml:space="preserve">Population</w:t>
      </w:r>
    </w:p>
    <w:p w:rsidR="00000000" w:rsidDel="00000000" w:rsidP="00000000" w:rsidRDefault="00000000" w:rsidRPr="00000000" w14:paraId="0000007F">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Description: </w:t>
      </w:r>
    </w:p>
    <w:p w:rsidR="00000000" w:rsidDel="00000000" w:rsidP="00000000" w:rsidRDefault="00000000" w:rsidRPr="00000000" w14:paraId="00000080">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SFY23 Fundable List and Not Eligible List: </w:t>
      </w:r>
      <w:r w:rsidDel="00000000" w:rsidR="00000000" w:rsidRPr="00000000">
        <w:rPr>
          <w:i w:val="1"/>
          <w:iCs w:val="1"/>
          <w:sz w:val="20"/>
          <w:szCs w:val="20"/>
          <w:rtl w:val="0"/>
        </w:rPr>
        <w:t xml:space="preserve">Project Description</w:t>
      </w:r>
    </w:p>
    <w:p w:rsidR="00000000" w:rsidDel="00000000" w:rsidP="00000000" w:rsidRDefault="00000000" w:rsidRPr="00000000" w14:paraId="00000081">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SFY23 Comprehensive List: </w:t>
      </w:r>
      <w:r w:rsidDel="00000000" w:rsidR="00000000" w:rsidRPr="00000000">
        <w:rPr>
          <w:i w:val="1"/>
          <w:iCs w:val="1"/>
          <w:sz w:val="20"/>
          <w:szCs w:val="20"/>
          <w:rtl w:val="0"/>
        </w:rPr>
        <w:t xml:space="preserve">Project</w:t>
      </w:r>
    </w:p>
    <w:p w:rsidR="00000000" w:rsidDel="00000000" w:rsidP="00000000" w:rsidRDefault="00000000" w:rsidRPr="00000000" w14:paraId="00000082">
      <w:pPr>
        <w:numPr>
          <w:ilvl w:val="0"/>
          <w:numId w:val="3"/>
        </w:numPr>
        <w:ind w:left="720" w:hanging="360"/>
        <w:rPr>
          <w:rFonts w:ascii="Calibri" w:cs="Calibri" w:eastAsia="Calibri" w:hAnsi="Calibri"/>
          <w:b w:val="1"/>
          <w:bCs w:val="1"/>
          <w:sz w:val="20"/>
          <w:szCs w:val="20"/>
        </w:rPr>
      </w:pPr>
      <w:commentRangeStart w:id="0"/>
      <w:r w:rsidDel="00000000" w:rsidR="00000000" w:rsidRPr="00000000">
        <w:rPr>
          <w:b w:val="1"/>
          <w:bCs w:val="1"/>
          <w:sz w:val="20"/>
          <w:szCs w:val="20"/>
          <w:rtl w:val="0"/>
        </w:rPr>
        <w:t xml:space="preserve">Disadvantaged</w:t>
      </w:r>
      <w:r w:rsidDel="00000000" w:rsidR="00000000" w:rsidRPr="00000000">
        <w:rPr>
          <w:b w:val="1"/>
          <w:bCs w:val="1"/>
          <w:sz w:val="20"/>
          <w:szCs w:val="20"/>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3">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SFY23 Fundable List: </w:t>
      </w:r>
    </w:p>
    <w:p w:rsidR="00000000" w:rsidDel="00000000" w:rsidP="00000000" w:rsidRDefault="00000000" w:rsidRPr="00000000" w14:paraId="00000084">
      <w:pPr>
        <w:numPr>
          <w:ilvl w:val="2"/>
          <w:numId w:val="3"/>
        </w:numPr>
        <w:ind w:left="2160" w:hanging="360"/>
        <w:rPr>
          <w:rFonts w:ascii="Calibri" w:cs="Calibri" w:eastAsia="Calibri" w:hAnsi="Calibri"/>
          <w:b w:val="1"/>
          <w:bCs w:val="1"/>
          <w:sz w:val="20"/>
          <w:szCs w:val="20"/>
        </w:rPr>
      </w:pPr>
      <w:r w:rsidDel="00000000" w:rsidR="00000000" w:rsidRPr="00000000">
        <w:rPr>
          <w:sz w:val="20"/>
          <w:szCs w:val="20"/>
          <w:rtl w:val="0"/>
        </w:rPr>
        <w:t xml:space="preserve">Projects with a dollar amount or “eligible” in </w:t>
      </w:r>
      <w:r w:rsidDel="00000000" w:rsidR="00000000" w:rsidRPr="00000000">
        <w:rPr>
          <w:i w:val="1"/>
          <w:iCs w:val="1"/>
          <w:sz w:val="20"/>
          <w:szCs w:val="20"/>
          <w:rtl w:val="0"/>
        </w:rPr>
        <w:t xml:space="preserve">Estimated DWRF Lead Service Line Replacement Principal Forgiveness NOT FINAL (1), </w:t>
      </w:r>
      <w:r w:rsidDel="00000000" w:rsidR="00000000" w:rsidRPr="00000000">
        <w:rPr>
          <w:i w:val="1"/>
          <w:iCs w:val="1"/>
          <w:sz w:val="20"/>
          <w:szCs w:val="20"/>
          <w:rtl w:val="0"/>
        </w:rPr>
        <w:t xml:space="preserve">Estimated DWRF </w:t>
      </w:r>
      <w:r w:rsidDel="00000000" w:rsidR="00000000" w:rsidRPr="00000000">
        <w:rPr>
          <w:i w:val="1"/>
          <w:iCs w:val="1"/>
          <w:sz w:val="20"/>
          <w:szCs w:val="20"/>
          <w:rtl w:val="0"/>
        </w:rPr>
        <w:t xml:space="preserve">Disadvantgd </w:t>
      </w:r>
      <w:r w:rsidDel="00000000" w:rsidR="00000000" w:rsidRPr="00000000">
        <w:rPr>
          <w:i w:val="1"/>
          <w:iCs w:val="1"/>
          <w:sz w:val="20"/>
          <w:szCs w:val="20"/>
          <w:rtl w:val="0"/>
        </w:rPr>
        <w:t xml:space="preserve">Community Principal Forgiveness NOT FINAL 3), </w:t>
      </w:r>
      <w:r w:rsidDel="00000000" w:rsidR="00000000" w:rsidRPr="00000000">
        <w:rPr>
          <w:sz w:val="20"/>
          <w:szCs w:val="20"/>
          <w:rtl w:val="0"/>
        </w:rPr>
        <w:t xml:space="preserve">or </w:t>
      </w:r>
      <w:r w:rsidDel="00000000" w:rsidR="00000000" w:rsidRPr="00000000">
        <w:rPr>
          <w:i w:val="1"/>
          <w:iCs w:val="1"/>
          <w:sz w:val="20"/>
          <w:szCs w:val="20"/>
          <w:rtl w:val="0"/>
        </w:rPr>
        <w:t xml:space="preserve">Estimated WIF Grant NOT FINAL (4).</w:t>
      </w:r>
      <w:r w:rsidDel="00000000" w:rsidR="00000000" w:rsidRPr="00000000">
        <w:rPr>
          <w:rtl w:val="0"/>
        </w:rPr>
      </w:r>
    </w:p>
    <w:p w:rsidR="00000000" w:rsidDel="00000000" w:rsidP="00000000" w:rsidRDefault="00000000" w:rsidRPr="00000000" w14:paraId="00000085">
      <w:pPr>
        <w:numPr>
          <w:ilvl w:val="1"/>
          <w:numId w:val="3"/>
        </w:numPr>
        <w:ind w:left="1440" w:hanging="360"/>
        <w:rPr>
          <w:i w:val="1"/>
          <w:iCs w:val="1"/>
          <w:sz w:val="20"/>
          <w:szCs w:val="20"/>
        </w:rPr>
      </w:pPr>
      <w:r w:rsidDel="00000000" w:rsidR="00000000" w:rsidRPr="00000000">
        <w:rPr>
          <w:sz w:val="20"/>
          <w:szCs w:val="20"/>
          <w:rtl w:val="0"/>
        </w:rPr>
        <w:t xml:space="preserve">No information:</w:t>
      </w:r>
    </w:p>
    <w:p w:rsidR="00000000" w:rsidDel="00000000" w:rsidP="00000000" w:rsidRDefault="00000000" w:rsidRPr="00000000" w14:paraId="00000086">
      <w:pPr>
        <w:numPr>
          <w:ilvl w:val="2"/>
          <w:numId w:val="3"/>
        </w:numPr>
        <w:ind w:left="2160" w:hanging="360"/>
        <w:rPr>
          <w:i w:val="1"/>
          <w:iCs w:val="1"/>
          <w:sz w:val="20"/>
          <w:szCs w:val="20"/>
        </w:rPr>
      </w:pPr>
      <w:r w:rsidDel="00000000" w:rsidR="00000000" w:rsidRPr="00000000">
        <w:rPr>
          <w:sz w:val="20"/>
          <w:szCs w:val="20"/>
          <w:rtl w:val="0"/>
        </w:rPr>
        <w:t xml:space="preserve">Projects on the Not Eligible List </w:t>
      </w:r>
    </w:p>
    <w:p w:rsidR="00000000" w:rsidDel="00000000" w:rsidP="00000000" w:rsidRDefault="00000000" w:rsidRPr="00000000" w14:paraId="00000087">
      <w:pPr>
        <w:numPr>
          <w:ilvl w:val="2"/>
          <w:numId w:val="3"/>
        </w:numPr>
        <w:ind w:left="2160" w:hanging="360"/>
        <w:rPr>
          <w:i w:val="1"/>
          <w:iCs w:val="1"/>
          <w:sz w:val="20"/>
          <w:szCs w:val="20"/>
        </w:rPr>
      </w:pPr>
      <w:r w:rsidDel="00000000" w:rsidR="00000000" w:rsidRPr="00000000">
        <w:rPr>
          <w:sz w:val="20"/>
          <w:szCs w:val="20"/>
          <w:rtl w:val="0"/>
        </w:rPr>
        <w:t xml:space="preserve">Projects on Part B on the Fundable List Projects on the </w:t>
      </w:r>
      <w:r w:rsidDel="00000000" w:rsidR="00000000" w:rsidRPr="00000000">
        <w:rPr>
          <w:sz w:val="20"/>
          <w:szCs w:val="20"/>
          <w:rtl w:val="0"/>
        </w:rPr>
        <w:t xml:space="preserve">SFY23 Comprehensive List that are not also on the SFY23 Fundable List</w:t>
      </w:r>
      <w:r w:rsidDel="00000000" w:rsidR="00000000" w:rsidRPr="00000000">
        <w:rPr>
          <w:rtl w:val="0"/>
        </w:rPr>
      </w:r>
    </w:p>
    <w:p w:rsidR="00000000" w:rsidDel="00000000" w:rsidP="00000000" w:rsidRDefault="00000000" w:rsidRPr="00000000" w14:paraId="00000088">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Rank: </w:t>
      </w:r>
    </w:p>
    <w:p w:rsidR="00000000" w:rsidDel="00000000" w:rsidP="00000000" w:rsidRDefault="00000000" w:rsidRPr="00000000" w14:paraId="00000089">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SFY23 Fundable List and Not Eligible List: </w:t>
      </w:r>
      <w:r w:rsidDel="00000000" w:rsidR="00000000" w:rsidRPr="00000000">
        <w:rPr>
          <w:i w:val="1"/>
          <w:iCs w:val="1"/>
          <w:sz w:val="20"/>
          <w:szCs w:val="20"/>
          <w:rtl w:val="0"/>
        </w:rPr>
        <w:t xml:space="preserve">MDH 2023 PPL Rank</w:t>
      </w:r>
    </w:p>
    <w:p w:rsidR="00000000" w:rsidDel="00000000" w:rsidP="00000000" w:rsidRDefault="00000000" w:rsidRPr="00000000" w14:paraId="0000008A">
      <w:pPr>
        <w:numPr>
          <w:ilvl w:val="1"/>
          <w:numId w:val="3"/>
        </w:numPr>
        <w:ind w:left="1440" w:hanging="360"/>
        <w:rPr>
          <w:sz w:val="20"/>
          <w:szCs w:val="20"/>
        </w:rPr>
      </w:pPr>
      <w:r w:rsidDel="00000000" w:rsidR="00000000" w:rsidRPr="00000000">
        <w:rPr>
          <w:sz w:val="20"/>
          <w:szCs w:val="20"/>
          <w:rtl w:val="0"/>
        </w:rPr>
        <w:t xml:space="preserve">SFY23 Comprehensive List: </w:t>
      </w:r>
      <w:r w:rsidDel="00000000" w:rsidR="00000000" w:rsidRPr="00000000">
        <w:rPr>
          <w:i w:val="1"/>
          <w:iCs w:val="1"/>
          <w:sz w:val="20"/>
          <w:szCs w:val="20"/>
          <w:rtl w:val="0"/>
        </w:rPr>
        <w:t xml:space="preserve">Rank</w:t>
      </w:r>
    </w:p>
    <w:p w:rsidR="00000000" w:rsidDel="00000000" w:rsidP="00000000" w:rsidRDefault="00000000" w:rsidRPr="00000000" w14:paraId="0000008B">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Score: </w:t>
      </w:r>
    </w:p>
    <w:p w:rsidR="00000000" w:rsidDel="00000000" w:rsidP="00000000" w:rsidRDefault="00000000" w:rsidRPr="00000000" w14:paraId="0000008C">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SFY23 Fundable List and Not Eligible List: </w:t>
      </w:r>
      <w:r w:rsidDel="00000000" w:rsidR="00000000" w:rsidRPr="00000000">
        <w:rPr>
          <w:i w:val="1"/>
          <w:iCs w:val="1"/>
          <w:sz w:val="20"/>
          <w:szCs w:val="20"/>
          <w:rtl w:val="0"/>
        </w:rPr>
        <w:t xml:space="preserve">MDH 2023 PPL Points</w:t>
      </w:r>
    </w:p>
    <w:p w:rsidR="00000000" w:rsidDel="00000000" w:rsidP="00000000" w:rsidRDefault="00000000" w:rsidRPr="00000000" w14:paraId="0000008D">
      <w:pPr>
        <w:numPr>
          <w:ilvl w:val="1"/>
          <w:numId w:val="3"/>
        </w:numPr>
        <w:ind w:left="1440" w:hanging="360"/>
        <w:rPr>
          <w:i w:val="1"/>
          <w:iCs w:val="1"/>
          <w:sz w:val="20"/>
          <w:szCs w:val="20"/>
        </w:rPr>
      </w:pPr>
      <w:r w:rsidDel="00000000" w:rsidR="00000000" w:rsidRPr="00000000">
        <w:rPr>
          <w:sz w:val="20"/>
          <w:szCs w:val="20"/>
          <w:rtl w:val="0"/>
        </w:rPr>
        <w:t xml:space="preserve">SFY23 Comprehensive List: </w:t>
      </w:r>
      <w:r w:rsidDel="00000000" w:rsidR="00000000" w:rsidRPr="00000000">
        <w:rPr>
          <w:i w:val="1"/>
          <w:iCs w:val="1"/>
          <w:sz w:val="20"/>
          <w:szCs w:val="20"/>
          <w:rtl w:val="0"/>
        </w:rPr>
        <w:t xml:space="preserve">Points</w:t>
      </w:r>
      <w:r w:rsidDel="00000000" w:rsidR="00000000" w:rsidRPr="00000000">
        <w:rPr>
          <w:rtl w:val="0"/>
        </w:rPr>
      </w:r>
    </w:p>
    <w:p w:rsidR="00000000" w:rsidDel="00000000" w:rsidP="00000000" w:rsidRDefault="00000000" w:rsidRPr="00000000" w14:paraId="0000008E">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Expecting Funding?</w:t>
      </w:r>
      <w:r w:rsidDel="00000000" w:rsidR="00000000" w:rsidRPr="00000000">
        <w:rPr>
          <w:b w:val="1"/>
          <w:bCs w:val="1"/>
          <w:sz w:val="20"/>
          <w:szCs w:val="20"/>
          <w:rtl w:val="0"/>
        </w:rPr>
        <w:t xml:space="preserve">: </w:t>
      </w:r>
    </w:p>
    <w:p w:rsidR="00000000" w:rsidDel="00000000" w:rsidP="00000000" w:rsidRDefault="00000000" w:rsidRPr="00000000" w14:paraId="0000008F">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Yes: Projects under SFY23 Fundable List, in Parts A1–A6 and Part B, are expecting funding</w:t>
      </w:r>
    </w:p>
    <w:p w:rsidR="00000000" w:rsidDel="00000000" w:rsidP="00000000" w:rsidRDefault="00000000" w:rsidRPr="00000000" w14:paraId="00000090">
      <w:pPr>
        <w:numPr>
          <w:ilvl w:val="2"/>
          <w:numId w:val="3"/>
        </w:numPr>
        <w:ind w:left="2160" w:hanging="360"/>
        <w:rPr>
          <w:sz w:val="20"/>
          <w:szCs w:val="20"/>
          <w:u w:val="none"/>
        </w:rPr>
      </w:pPr>
      <w:r w:rsidDel="00000000" w:rsidR="00000000" w:rsidRPr="00000000">
        <w:rPr>
          <w:sz w:val="20"/>
          <w:szCs w:val="20"/>
          <w:rtl w:val="0"/>
        </w:rPr>
        <w:t xml:space="preserve">Note: Please see Amendment #1, where all projects previously under Part B have been added to the Fundable Range and can be designated as expecting funding</w:t>
      </w:r>
    </w:p>
    <w:p w:rsidR="00000000" w:rsidDel="00000000" w:rsidP="00000000" w:rsidRDefault="00000000" w:rsidRPr="00000000" w14:paraId="00000091">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No: </w:t>
      </w:r>
    </w:p>
    <w:p w:rsidR="00000000" w:rsidDel="00000000" w:rsidP="00000000" w:rsidRDefault="00000000" w:rsidRPr="00000000" w14:paraId="00000092">
      <w:pPr>
        <w:numPr>
          <w:ilvl w:val="2"/>
          <w:numId w:val="3"/>
        </w:numPr>
        <w:ind w:left="2160" w:hanging="360"/>
        <w:rPr>
          <w:rFonts w:ascii="Calibri" w:cs="Calibri" w:eastAsia="Calibri" w:hAnsi="Calibri"/>
          <w:b w:val="1"/>
          <w:bCs w:val="1"/>
          <w:sz w:val="20"/>
          <w:szCs w:val="20"/>
        </w:rPr>
      </w:pPr>
      <w:r w:rsidDel="00000000" w:rsidR="00000000" w:rsidRPr="00000000">
        <w:rPr>
          <w:sz w:val="20"/>
          <w:szCs w:val="20"/>
          <w:rtl w:val="0"/>
        </w:rPr>
        <w:t xml:space="preserve">Projects under Not Eligible List (Referred to RD, below historical fundable range, or outside of 2023 timeframe)” are not expecting funding</w:t>
      </w:r>
    </w:p>
    <w:p w:rsidR="00000000" w:rsidDel="00000000" w:rsidP="00000000" w:rsidRDefault="00000000" w:rsidRPr="00000000" w14:paraId="00000093">
      <w:pPr>
        <w:numPr>
          <w:ilvl w:val="3"/>
          <w:numId w:val="3"/>
        </w:numPr>
        <w:ind w:left="2880" w:hanging="360"/>
        <w:rPr>
          <w:sz w:val="20"/>
          <w:szCs w:val="20"/>
          <w:u w:val="none"/>
        </w:rPr>
      </w:pPr>
      <w:r w:rsidDel="00000000" w:rsidR="00000000" w:rsidRPr="00000000">
        <w:rPr>
          <w:sz w:val="20"/>
          <w:szCs w:val="20"/>
          <w:rtl w:val="0"/>
        </w:rPr>
        <w:t xml:space="preserve">Note: Please see Amendment #1, where </w:t>
      </w:r>
      <w:r w:rsidDel="00000000" w:rsidR="00000000" w:rsidRPr="00000000">
        <w:rPr>
          <w:i w:val="1"/>
          <w:iCs w:val="1"/>
          <w:sz w:val="20"/>
          <w:szCs w:val="20"/>
          <w:rtl w:val="0"/>
        </w:rPr>
        <w:t xml:space="preserve">Project Name</w:t>
      </w:r>
      <w:r w:rsidDel="00000000" w:rsidR="00000000" w:rsidRPr="00000000">
        <w:rPr>
          <w:sz w:val="20"/>
          <w:szCs w:val="20"/>
          <w:rtl w:val="0"/>
        </w:rPr>
        <w:t xml:space="preserve"> “Walker” with </w:t>
      </w:r>
      <w:r w:rsidDel="00000000" w:rsidR="00000000" w:rsidRPr="00000000">
        <w:rPr>
          <w:i w:val="1"/>
          <w:iCs w:val="1"/>
          <w:sz w:val="20"/>
          <w:szCs w:val="20"/>
          <w:rtl w:val="0"/>
        </w:rPr>
        <w:t xml:space="preserve">Project Description</w:t>
      </w:r>
      <w:r w:rsidDel="00000000" w:rsidR="00000000" w:rsidRPr="00000000">
        <w:rPr>
          <w:sz w:val="20"/>
          <w:szCs w:val="20"/>
          <w:rtl w:val="0"/>
        </w:rPr>
        <w:t xml:space="preserve"> “Watermain-NW Distribution Imp”</w:t>
      </w:r>
      <w:r w:rsidDel="00000000" w:rsidR="00000000" w:rsidRPr="00000000">
        <w:rPr>
          <w:sz w:val="20"/>
          <w:szCs w:val="20"/>
          <w:rtl w:val="0"/>
        </w:rPr>
        <w:t xml:space="preserve"> was moved to Part B, and can now be designated as expecting funding</w:t>
      </w:r>
    </w:p>
    <w:p w:rsidR="00000000" w:rsidDel="00000000" w:rsidP="00000000" w:rsidRDefault="00000000" w:rsidRPr="00000000" w14:paraId="00000094">
      <w:pPr>
        <w:numPr>
          <w:ilvl w:val="2"/>
          <w:numId w:val="3"/>
        </w:numPr>
        <w:ind w:left="2160" w:hanging="360"/>
        <w:rPr>
          <w:sz w:val="20"/>
          <w:szCs w:val="20"/>
          <w:u w:val="none"/>
        </w:rPr>
      </w:pPr>
      <w:r w:rsidDel="00000000" w:rsidR="00000000" w:rsidRPr="00000000">
        <w:rPr>
          <w:sz w:val="20"/>
          <w:szCs w:val="20"/>
          <w:rtl w:val="0"/>
        </w:rPr>
        <w:t xml:space="preserve">Projects on the Comprehensive List that are not on the Fundable List </w:t>
      </w:r>
    </w:p>
    <w:p w:rsidR="00000000" w:rsidDel="00000000" w:rsidP="00000000" w:rsidRDefault="00000000" w:rsidRPr="00000000" w14:paraId="00000095">
      <w:pPr>
        <w:rPr>
          <w:sz w:val="20"/>
          <w:szCs w:val="20"/>
        </w:rPr>
      </w:pPr>
      <w:r w:rsidDel="00000000" w:rsidR="00000000" w:rsidRPr="00000000">
        <w:rPr>
          <w:rtl w:val="0"/>
        </w:rPr>
      </w:r>
    </w:p>
    <w:p w:rsidR="00000000" w:rsidDel="00000000" w:rsidP="00000000" w:rsidRDefault="00000000" w:rsidRPr="00000000" w14:paraId="00000096">
      <w:pPr>
        <w:pStyle w:val="Heading1"/>
        <w:rPr>
          <w:ins w:author="Valerie Nguyen" w:id="0" w:date="2026-04-30T21:31:49Z"/>
          <w:u w:val="single"/>
          <w:rPrChange w:author="Valerie Nguyen" w:id="1" w:date="2026-04-30T21:31:49Z">
            <w:rPr>
              <w:sz w:val="20"/>
              <w:szCs w:val="20"/>
            </w:rPr>
          </w:rPrChange>
        </w:rPr>
      </w:pPr>
      <w:ins w:author="Valerie Nguyen" w:id="0" w:date="2026-04-30T21:31:49Z">
        <w:bookmarkStart w:colFirst="0" w:colLast="0" w:name="_shn169mi8cws" w:id="1"/>
        <w:bookmarkEnd w:id="1"/>
        <w:r w:rsidDel="00000000" w:rsidR="00000000" w:rsidRPr="00000000">
          <w:rPr>
            <w:u w:val="single"/>
            <w:rtl w:val="0"/>
            <w:rPrChange w:author="Valerie Nguyen" w:id="1" w:date="2026-04-30T21:31:49Z">
              <w:rPr>
                <w:sz w:val="20"/>
                <w:szCs w:val="20"/>
              </w:rPr>
            </w:rPrChange>
          </w:rPr>
          <w:t xml:space="preserve">Other Federal and State Funds</w:t>
        </w:r>
      </w:ins>
    </w:p>
    <w:p w:rsidR="00000000" w:rsidDel="00000000" w:rsidP="00000000" w:rsidRDefault="00000000" w:rsidRPr="00000000" w14:paraId="00000097">
      <w:pPr>
        <w:rPr>
          <w:ins w:author="Valerie Nguyen" w:id="0" w:date="2026-04-30T21:31:49Z"/>
          <w:rPrChange w:author="Valerie Nguyen" w:id="1" w:date="2026-04-30T21:31:49Z">
            <w:rPr>
              <w:sz w:val="20"/>
              <w:szCs w:val="20"/>
            </w:rPr>
          </w:rPrChange>
        </w:rPr>
      </w:pPr>
      <w:ins w:author="Valerie Nguyen" w:id="0" w:date="2026-04-30T21:31:49Z">
        <w:r w:rsidDel="00000000" w:rsidR="00000000" w:rsidRPr="00000000">
          <w:rPr>
            <w:rtl w:val="0"/>
          </w:rPr>
        </w:r>
      </w:ins>
    </w:p>
    <w:p w:rsidR="00000000" w:rsidDel="00000000" w:rsidP="00000000" w:rsidRDefault="00000000" w:rsidRPr="00000000" w14:paraId="00000098">
      <w:pPr>
        <w:rPr>
          <w:ins w:author="Valerie Nguyen" w:id="0" w:date="2026-04-30T21:31:49Z"/>
          <w:rPrChange w:author="Valerie Nguyen" w:id="1" w:date="2026-04-30T21:31:49Z">
            <w:rPr>
              <w:sz w:val="20"/>
              <w:szCs w:val="20"/>
            </w:rPr>
          </w:rPrChange>
        </w:rPr>
      </w:pPr>
      <w:ins w:author="Valerie Nguyen" w:id="0" w:date="2026-04-30T21:31:49Z">
        <w:r w:rsidDel="00000000" w:rsidR="00000000" w:rsidRPr="00000000">
          <w:rPr>
            <w:rtl w:val="0"/>
            <w:rPrChange w:author="Valerie Nguyen" w:id="1" w:date="2026-04-30T21:31:49Z">
              <w:rPr>
                <w:sz w:val="20"/>
                <w:szCs w:val="20"/>
              </w:rPr>
            </w:rPrChange>
          </w:rPr>
          <w:t xml:space="preserve">The data analyst will generate a subset dataframe to include other federal and state fund (OFSF) information. </w:t>
        </w:r>
      </w:ins>
    </w:p>
    <w:p w:rsidR="00000000" w:rsidDel="00000000" w:rsidP="00000000" w:rsidRDefault="00000000" w:rsidRPr="00000000" w14:paraId="00000099">
      <w:pPr>
        <w:rPr>
          <w:ins w:author="Valerie Nguyen" w:id="0" w:date="2026-04-30T21:31:49Z"/>
          <w:rPrChange w:author="Valerie Nguyen" w:id="1" w:date="2026-04-30T21:31:49Z">
            <w:rPr>
              <w:sz w:val="20"/>
              <w:szCs w:val="20"/>
            </w:rPr>
          </w:rPrChange>
        </w:rPr>
      </w:pPr>
      <w:ins w:author="Valerie Nguyen" w:id="0" w:date="2026-04-30T21:31:49Z">
        <w:r w:rsidDel="00000000" w:rsidR="00000000" w:rsidRPr="00000000">
          <w:rPr>
            <w:rtl w:val="0"/>
          </w:rPr>
        </w:r>
      </w:ins>
    </w:p>
    <w:p w:rsidR="00000000" w:rsidDel="00000000" w:rsidP="00000000" w:rsidRDefault="00000000" w:rsidRPr="00000000" w14:paraId="0000009A">
      <w:pPr>
        <w:rPr>
          <w:ins w:author="Valerie Nguyen" w:id="0" w:date="2026-04-30T21:31:49Z"/>
          <w:rPrChange w:author="Valerie Nguyen" w:id="1" w:date="2026-04-30T21:31:49Z">
            <w:rPr>
              <w:sz w:val="20"/>
              <w:szCs w:val="20"/>
            </w:rPr>
          </w:rPrChange>
        </w:rPr>
      </w:pPr>
      <w:ins w:author="Valerie Nguyen" w:id="0" w:date="2026-04-30T21:31:49Z">
        <w:r w:rsidDel="00000000" w:rsidR="00000000" w:rsidRPr="00000000">
          <w:rPr>
            <w:rtl w:val="0"/>
            <w:rPrChange w:author="Valerie Nguyen" w:id="1" w:date="2026-04-30T21:31:49Z">
              <w:rPr>
                <w:sz w:val="20"/>
                <w:szCs w:val="20"/>
              </w:rPr>
            </w:rPrChange>
          </w:rPr>
          <w:t xml:space="preserve">The secondary dataset will be ancillary to the core dataset and used for additional visualizations. This dataset is stored in a separate file in the main S3 bucket, and it includes all the categories above.</w:t>
        </w:r>
      </w:ins>
    </w:p>
    <w:p w:rsidR="00000000" w:rsidDel="00000000" w:rsidP="00000000" w:rsidRDefault="00000000" w:rsidRPr="00000000" w14:paraId="0000009B">
      <w:pPr>
        <w:rPr>
          <w:ins w:author="Valerie Nguyen" w:id="0" w:date="2026-04-30T21:31:49Z"/>
          <w:rPrChange w:author="Valerie Nguyen" w:id="1" w:date="2026-04-30T21:31:49Z">
            <w:rPr>
              <w:sz w:val="20"/>
              <w:szCs w:val="20"/>
            </w:rPr>
          </w:rPrChange>
        </w:rPr>
      </w:pPr>
      <w:ins w:author="Valerie Nguyen" w:id="0" w:date="2026-04-30T21:31:49Z">
        <w:r w:rsidDel="00000000" w:rsidR="00000000" w:rsidRPr="00000000">
          <w:rPr>
            <w:rtl w:val="0"/>
          </w:rPr>
        </w:r>
      </w:ins>
    </w:p>
    <w:p w:rsidR="00000000" w:rsidDel="00000000" w:rsidP="00000000" w:rsidRDefault="00000000" w:rsidRPr="00000000" w14:paraId="0000009C">
      <w:pPr>
        <w:rPr>
          <w:ins w:author="Valerie Nguyen" w:id="0" w:date="2026-04-30T21:31:49Z"/>
          <w:rPrChange w:author="Valerie Nguyen" w:id="1" w:date="2026-04-30T21:31:49Z">
            <w:rPr>
              <w:sz w:val="20"/>
              <w:szCs w:val="20"/>
            </w:rPr>
          </w:rPrChange>
        </w:rPr>
      </w:pPr>
      <w:ins w:author="Valerie Nguyen" w:id="0" w:date="2026-04-30T21:31:49Z">
        <w:r w:rsidDel="00000000" w:rsidR="00000000" w:rsidRPr="00000000">
          <w:rPr>
            <w:rtl w:val="0"/>
            <w:rPrChange w:author="Valerie Nguyen" w:id="1" w:date="2026-04-30T21:31:49Z">
              <w:rPr>
                <w:sz w:val="20"/>
                <w:szCs w:val="20"/>
              </w:rPr>
            </w:rPrChange>
          </w:rPr>
          <w:t xml:space="preserve">Data Standardization: If a category in the core data dictionary above is defined differently for other federal and state funds, we define it below. </w:t>
        </w:r>
      </w:ins>
    </w:p>
    <w:p w:rsidR="00000000" w:rsidDel="00000000" w:rsidP="00000000" w:rsidRDefault="00000000" w:rsidRPr="00000000" w14:paraId="0000009D">
      <w:pPr>
        <w:rPr>
          <w:ins w:author="Valerie Nguyen" w:id="0" w:date="2026-04-30T21:31:49Z"/>
          <w:rPrChange w:author="Valerie Nguyen" w:id="1" w:date="2026-04-30T21:31:49Z">
            <w:rPr>
              <w:sz w:val="20"/>
              <w:szCs w:val="20"/>
            </w:rPr>
          </w:rPrChange>
        </w:rPr>
      </w:pPr>
      <w:ins w:author="Valerie Nguyen" w:id="0" w:date="2026-04-30T21:31:49Z">
        <w:r w:rsidDel="00000000" w:rsidR="00000000" w:rsidRPr="00000000">
          <w:rPr>
            <w:rtl w:val="0"/>
          </w:rPr>
        </w:r>
      </w:ins>
    </w:p>
    <w:p w:rsidR="00000000" w:rsidDel="00000000" w:rsidP="00000000" w:rsidRDefault="00000000" w:rsidRPr="00000000" w14:paraId="0000009E">
      <w:pPr>
        <w:numPr>
          <w:ilvl w:val="0"/>
          <w:numId w:val="1"/>
        </w:numPr>
        <w:ind w:left="720" w:hanging="360"/>
        <w:rPr>
          <w:ins w:author="Valerie Nguyen" w:id="0" w:date="2026-04-30T21:31:49Z"/>
          <w:b w:val="1"/>
          <w:bCs w:val="1"/>
          <w:sz w:val="20"/>
          <w:szCs w:val="20"/>
        </w:rPr>
      </w:pPr>
      <w:ins w:author="Valerie Nguyen" w:id="0" w:date="2026-04-30T21:31:49Z">
        <w:r w:rsidDel="00000000" w:rsidR="00000000" w:rsidRPr="00000000">
          <w:rPr>
            <w:b w:val="1"/>
            <w:bCs w:val="1"/>
            <w:sz w:val="20"/>
            <w:szCs w:val="20"/>
            <w:rtl w:val="0"/>
            <w:rPrChange w:author="Valerie Nguyen" w:id="1" w:date="2026-04-30T21:31:49Z">
              <w:rPr>
                <w:sz w:val="20"/>
                <w:szCs w:val="20"/>
              </w:rPr>
            </w:rPrChange>
          </w:rPr>
          <w:t xml:space="preserve">Other State or Federal Project Cost:</w:t>
        </w:r>
        <w:r w:rsidDel="00000000" w:rsidR="00000000" w:rsidRPr="00000000">
          <w:rPr>
            <w:sz w:val="20"/>
            <w:szCs w:val="20"/>
            <w:rtl w:val="0"/>
            <w:rPrChange w:author="Valerie Nguyen" w:id="1" w:date="2026-04-30T21:31:49Z">
              <w:rPr>
                <w:sz w:val="20"/>
                <w:szCs w:val="20"/>
              </w:rPr>
            </w:rPrChange>
          </w:rPr>
          <w:t xml:space="preserve"> No Information</w:t>
        </w:r>
      </w:ins>
    </w:p>
    <w:p w:rsidR="00000000" w:rsidDel="00000000" w:rsidP="00000000" w:rsidRDefault="00000000" w:rsidRPr="00000000" w14:paraId="0000009F">
      <w:pPr>
        <w:numPr>
          <w:ilvl w:val="0"/>
          <w:numId w:val="1"/>
        </w:numPr>
        <w:ind w:left="720" w:hanging="360"/>
        <w:rPr>
          <w:ins w:author="Valerie Nguyen" w:id="0" w:date="2026-04-30T21:31:49Z"/>
          <w:b w:val="1"/>
          <w:bCs w:val="1"/>
          <w:sz w:val="20"/>
          <w:szCs w:val="20"/>
        </w:rPr>
      </w:pPr>
      <w:ins w:author="Valerie Nguyen" w:id="0" w:date="2026-04-30T21:31:49Z">
        <w:r w:rsidDel="00000000" w:rsidR="00000000" w:rsidRPr="00000000">
          <w:rPr>
            <w:b w:val="1"/>
            <w:bCs w:val="1"/>
            <w:sz w:val="20"/>
            <w:szCs w:val="20"/>
            <w:rtl w:val="0"/>
            <w:rPrChange w:author="Valerie Nguyen" w:id="1" w:date="2026-04-30T21:31:49Z">
              <w:rPr>
                <w:sz w:val="20"/>
                <w:szCs w:val="20"/>
              </w:rPr>
            </w:rPrChange>
          </w:rPr>
          <w:t xml:space="preserve">Other State or Federal Requested Amount: </w:t>
        </w:r>
        <w:r w:rsidDel="00000000" w:rsidR="00000000" w:rsidRPr="00000000">
          <w:rPr>
            <w:sz w:val="20"/>
            <w:szCs w:val="20"/>
            <w:rtl w:val="0"/>
            <w:rPrChange w:author="Valerie Nguyen" w:id="1" w:date="2026-04-30T21:31:49Z">
              <w:rPr>
                <w:sz w:val="20"/>
                <w:szCs w:val="20"/>
              </w:rPr>
            </w:rPrChange>
          </w:rPr>
          <w:t xml:space="preserve">No Information</w:t>
        </w:r>
      </w:ins>
    </w:p>
    <w:p w:rsidR="00000000" w:rsidDel="00000000" w:rsidP="00000000" w:rsidRDefault="00000000" w:rsidRPr="00000000" w14:paraId="000000A0">
      <w:pPr>
        <w:numPr>
          <w:ilvl w:val="0"/>
          <w:numId w:val="1"/>
        </w:numPr>
        <w:ind w:left="720" w:hanging="360"/>
        <w:rPr>
          <w:ins w:author="Valerie Nguyen" w:id="0" w:date="2026-04-30T21:31:49Z"/>
          <w:rFonts w:ascii="Calibri" w:cs="Calibri" w:eastAsia="Calibri" w:hAnsi="Calibri"/>
          <w:b w:val="1"/>
          <w:bCs w:val="1"/>
          <w:sz w:val="20"/>
          <w:szCs w:val="20"/>
        </w:rPr>
      </w:pPr>
      <w:ins w:author="Valerie Nguyen" w:id="0" w:date="2026-04-30T21:31:49Z">
        <w:r w:rsidDel="00000000" w:rsidR="00000000" w:rsidRPr="00000000">
          <w:rPr>
            <w:b w:val="1"/>
            <w:bCs w:val="1"/>
            <w:sz w:val="20"/>
            <w:szCs w:val="20"/>
            <w:rtl w:val="0"/>
            <w:rPrChange w:author="Valerie Nguyen" w:id="1" w:date="2026-04-30T21:31:49Z">
              <w:rPr>
                <w:sz w:val="20"/>
                <w:szCs w:val="20"/>
              </w:rPr>
            </w:rPrChange>
          </w:rPr>
          <w:t xml:space="preserve">Other State or Federal Funding Amount: </w:t>
        </w:r>
      </w:ins>
    </w:p>
    <w:p w:rsidR="00000000" w:rsidDel="00000000" w:rsidP="00000000" w:rsidRDefault="00000000" w:rsidRPr="00000000" w14:paraId="000000A1">
      <w:pPr>
        <w:numPr>
          <w:ilvl w:val="1"/>
          <w:numId w:val="1"/>
        </w:numPr>
        <w:ind w:left="1440" w:hanging="360"/>
        <w:rPr>
          <w:ins w:author="Valerie Nguyen" w:id="0" w:date="2026-04-30T21:31:49Z"/>
          <w:rFonts w:ascii="Calibri" w:cs="Calibri" w:eastAsia="Calibri" w:hAnsi="Calibri"/>
          <w:b w:val="1"/>
          <w:bCs w:val="1"/>
          <w:sz w:val="20"/>
          <w:szCs w:val="20"/>
        </w:rPr>
      </w:pPr>
      <w:ins w:author="Valerie Nguyen" w:id="0" w:date="2026-04-30T21:31:49Z">
        <w:r w:rsidDel="00000000" w:rsidR="00000000" w:rsidRPr="00000000">
          <w:rPr>
            <w:sz w:val="20"/>
            <w:szCs w:val="20"/>
            <w:rtl w:val="0"/>
            <w:rPrChange w:author="Valerie Nguyen" w:id="1" w:date="2026-04-30T21:31:49Z">
              <w:rPr>
                <w:sz w:val="20"/>
                <w:szCs w:val="20"/>
              </w:rPr>
            </w:rPrChange>
          </w:rPr>
          <w:t xml:space="preserve">SFY23 Fundable List and SFY23 Not Fundable List: </w:t>
        </w:r>
        <w:r w:rsidDel="00000000" w:rsidR="00000000" w:rsidRPr="00000000">
          <w:rPr>
            <w:sz w:val="20"/>
            <w:szCs w:val="20"/>
            <w:rtl w:val="0"/>
            <w:rPrChange w:author="Valerie Nguyen" w:id="1" w:date="2026-04-30T21:31:49Z">
              <w:rPr>
                <w:sz w:val="20"/>
                <w:szCs w:val="20"/>
              </w:rPr>
            </w:rPrChange>
          </w:rPr>
          <w:t xml:space="preserve">Sum of</w:t>
        </w:r>
        <w:r w:rsidDel="00000000" w:rsidR="00000000" w:rsidRPr="00000000">
          <w:rPr>
            <w:b w:val="1"/>
            <w:bCs w:val="1"/>
            <w:i w:val="1"/>
            <w:iCs w:val="1"/>
            <w:sz w:val="20"/>
            <w:szCs w:val="20"/>
            <w:rtl w:val="0"/>
            <w:rPrChange w:author="Valerie Nguyen" w:id="1" w:date="2026-04-30T21:31:49Z">
              <w:rPr>
                <w:sz w:val="20"/>
                <w:szCs w:val="20"/>
              </w:rPr>
            </w:rPrChange>
          </w:rPr>
          <w:t xml:space="preserve"> </w:t>
        </w:r>
        <w:r w:rsidDel="00000000" w:rsidR="00000000" w:rsidRPr="00000000">
          <w:rPr>
            <w:i w:val="1"/>
            <w:iCs w:val="1"/>
            <w:sz w:val="20"/>
            <w:szCs w:val="20"/>
            <w:rtl w:val="0"/>
            <w:rPrChange w:author="Valerie Nguyen" w:id="1" w:date="2026-04-30T21:31:49Z">
              <w:rPr>
                <w:sz w:val="20"/>
                <w:szCs w:val="20"/>
              </w:rPr>
            </w:rPrChange>
          </w:rPr>
          <w:t xml:space="preserve">Estimated WIF Grant NOT FINAL (4)</w:t>
        </w:r>
        <w:r w:rsidDel="00000000" w:rsidR="00000000" w:rsidRPr="00000000">
          <w:rPr>
            <w:sz w:val="20"/>
            <w:szCs w:val="20"/>
            <w:rtl w:val="0"/>
            <w:rPrChange w:author="Valerie Nguyen" w:id="1" w:date="2026-04-30T21:31:49Z">
              <w:rPr>
                <w:sz w:val="20"/>
                <w:szCs w:val="20"/>
              </w:rPr>
            </w:rPrChange>
          </w:rPr>
          <w:t xml:space="preserve"> and </w:t>
        </w:r>
        <w:r w:rsidDel="00000000" w:rsidR="00000000" w:rsidRPr="00000000">
          <w:rPr>
            <w:i w:val="1"/>
            <w:iCs w:val="1"/>
            <w:sz w:val="20"/>
            <w:szCs w:val="20"/>
            <w:rtl w:val="0"/>
            <w:rPrChange w:author="Valerie Nguyen" w:id="1" w:date="2026-04-30T21:31:49Z">
              <w:rPr>
                <w:sz w:val="20"/>
                <w:szCs w:val="20"/>
              </w:rPr>
            </w:rPrChange>
          </w:rPr>
          <w:t xml:space="preserve">Other Funds (5)</w:t>
        </w:r>
      </w:ins>
    </w:p>
    <w:p w:rsidR="00000000" w:rsidDel="00000000" w:rsidP="00000000" w:rsidRDefault="00000000" w:rsidRPr="00000000" w14:paraId="000000A2">
      <w:pPr>
        <w:numPr>
          <w:ilvl w:val="1"/>
          <w:numId w:val="1"/>
        </w:numPr>
        <w:ind w:left="1440" w:hanging="360"/>
        <w:rPr>
          <w:ins w:author="Valerie Nguyen" w:id="0" w:date="2026-04-30T21:31:49Z"/>
          <w:sz w:val="20"/>
          <w:szCs w:val="20"/>
        </w:rPr>
      </w:pPr>
      <w:ins w:author="Valerie Nguyen" w:id="0" w:date="2026-04-30T21:31:49Z">
        <w:r w:rsidDel="00000000" w:rsidR="00000000" w:rsidRPr="00000000">
          <w:rPr>
            <w:sz w:val="20"/>
            <w:szCs w:val="20"/>
            <w:rtl w:val="0"/>
            <w:rPrChange w:author="Valerie Nguyen" w:id="1" w:date="2026-04-30T21:31:49Z">
              <w:rPr>
                <w:sz w:val="20"/>
                <w:szCs w:val="20"/>
              </w:rPr>
            </w:rPrChange>
          </w:rPr>
          <w:t xml:space="preserve">SFY23 Comprehensive List: No Information</w:t>
        </w:r>
      </w:ins>
    </w:p>
    <w:p w:rsidR="00000000" w:rsidDel="00000000" w:rsidP="00000000" w:rsidRDefault="00000000" w:rsidRPr="00000000" w14:paraId="000000A3">
      <w:pPr>
        <w:numPr>
          <w:ilvl w:val="0"/>
          <w:numId w:val="1"/>
        </w:numPr>
        <w:ind w:left="720" w:hanging="360"/>
        <w:rPr>
          <w:ins w:author="Valerie Nguyen" w:id="0" w:date="2026-04-30T21:31:49Z"/>
        </w:rPr>
      </w:pPr>
      <w:ins w:author="Valerie Nguyen" w:id="0" w:date="2026-04-30T21:31:49Z">
        <w:r w:rsidDel="00000000" w:rsidR="00000000" w:rsidRPr="00000000">
          <w:rPr>
            <w:b w:val="1"/>
            <w:bCs w:val="1"/>
            <w:sz w:val="20"/>
            <w:szCs w:val="20"/>
            <w:rtl w:val="0"/>
            <w:rPrChange w:author="Valerie Nguyen" w:id="1" w:date="2026-04-30T21:31:49Z">
              <w:rPr>
                <w:sz w:val="20"/>
                <w:szCs w:val="20"/>
              </w:rPr>
            </w:rPrChange>
          </w:rPr>
          <w:t xml:space="preserve">Expecting Other State or Federal Funding?:</w:t>
        </w:r>
        <w:r w:rsidDel="00000000" w:rsidR="00000000" w:rsidRPr="00000000">
          <w:rPr>
            <w:rtl w:val="0"/>
          </w:rPr>
        </w:r>
      </w:ins>
    </w:p>
    <w:p w:rsidR="00000000" w:rsidDel="00000000" w:rsidP="00000000" w:rsidRDefault="00000000" w:rsidRPr="00000000" w14:paraId="000000A4">
      <w:pPr>
        <w:numPr>
          <w:ilvl w:val="1"/>
          <w:numId w:val="1"/>
        </w:numPr>
        <w:ind w:left="1440" w:hanging="360"/>
        <w:rPr>
          <w:ins w:author="Valerie Nguyen" w:id="0" w:date="2026-04-30T21:31:49Z"/>
          <w:sz w:val="20"/>
          <w:szCs w:val="20"/>
        </w:rPr>
      </w:pPr>
      <w:ins w:author="Valerie Nguyen" w:id="0" w:date="2026-04-30T21:31:49Z">
        <w:r w:rsidDel="00000000" w:rsidR="00000000" w:rsidRPr="00000000">
          <w:rPr>
            <w:b w:val="1"/>
            <w:bCs w:val="1"/>
            <w:sz w:val="20"/>
            <w:szCs w:val="20"/>
            <w:rtl w:val="0"/>
            <w:rPrChange w:author="Valerie Nguyen" w:id="1" w:date="2026-04-30T21:31:49Z">
              <w:rPr>
                <w:sz w:val="20"/>
                <w:szCs w:val="20"/>
              </w:rPr>
            </w:rPrChange>
          </w:rPr>
          <w:t xml:space="preserve">Yes</w:t>
        </w:r>
        <w:r w:rsidDel="00000000" w:rsidR="00000000" w:rsidRPr="00000000">
          <w:rPr>
            <w:sz w:val="20"/>
            <w:szCs w:val="20"/>
            <w:rtl w:val="0"/>
            <w:rPrChange w:author="Valerie Nguyen" w:id="1" w:date="2026-04-30T21:31:49Z">
              <w:rPr>
                <w:sz w:val="20"/>
                <w:szCs w:val="20"/>
              </w:rPr>
            </w:rPrChange>
          </w:rPr>
          <w:t xml:space="preserve">: Projects on the SFY23 Fundable List with any dollar value in </w:t>
        </w:r>
        <w:r w:rsidDel="00000000" w:rsidR="00000000" w:rsidRPr="00000000">
          <w:rPr>
            <w:i w:val="1"/>
            <w:iCs w:val="1"/>
            <w:sz w:val="20"/>
            <w:szCs w:val="20"/>
            <w:rtl w:val="0"/>
            <w:rPrChange w:author="Valerie Nguyen" w:id="1" w:date="2026-04-30T21:31:49Z">
              <w:rPr>
                <w:sz w:val="20"/>
                <w:szCs w:val="20"/>
              </w:rPr>
            </w:rPrChange>
          </w:rPr>
          <w:t xml:space="preserve">Estimated WIF Grant NOT FINAL (4)</w:t>
        </w:r>
        <w:r w:rsidDel="00000000" w:rsidR="00000000" w:rsidRPr="00000000">
          <w:rPr>
            <w:sz w:val="20"/>
            <w:szCs w:val="20"/>
            <w:rtl w:val="0"/>
            <w:rPrChange w:author="Valerie Nguyen" w:id="1" w:date="2026-04-30T21:31:49Z">
              <w:rPr>
                <w:sz w:val="20"/>
                <w:szCs w:val="20"/>
              </w:rPr>
            </w:rPrChange>
          </w:rPr>
          <w:t xml:space="preserve"> or </w:t>
        </w:r>
        <w:r w:rsidDel="00000000" w:rsidR="00000000" w:rsidRPr="00000000">
          <w:rPr>
            <w:i w:val="1"/>
            <w:iCs w:val="1"/>
            <w:sz w:val="20"/>
            <w:szCs w:val="20"/>
            <w:rtl w:val="0"/>
            <w:rPrChange w:author="Valerie Nguyen" w:id="1" w:date="2026-04-30T21:31:49Z">
              <w:rPr>
                <w:sz w:val="20"/>
                <w:szCs w:val="20"/>
              </w:rPr>
            </w:rPrChange>
          </w:rPr>
          <w:t xml:space="preserve">Other Funds (5)</w:t>
        </w:r>
        <w:r w:rsidDel="00000000" w:rsidR="00000000" w:rsidRPr="00000000">
          <w:rPr>
            <w:rtl w:val="0"/>
          </w:rPr>
        </w:r>
      </w:ins>
    </w:p>
    <w:p w:rsidR="00000000" w:rsidDel="00000000" w:rsidP="00000000" w:rsidRDefault="00000000" w:rsidRPr="00000000" w14:paraId="000000A5">
      <w:pPr>
        <w:numPr>
          <w:ilvl w:val="1"/>
          <w:numId w:val="1"/>
        </w:numPr>
        <w:ind w:left="1440" w:hanging="360"/>
        <w:rPr>
          <w:ins w:author="Valerie Nguyen" w:id="0" w:date="2026-04-30T21:31:49Z"/>
          <w:sz w:val="20"/>
          <w:szCs w:val="20"/>
        </w:rPr>
      </w:pPr>
      <w:ins w:author="Valerie Nguyen" w:id="0" w:date="2026-04-30T21:31:49Z">
        <w:r w:rsidDel="00000000" w:rsidR="00000000" w:rsidRPr="00000000">
          <w:rPr>
            <w:b w:val="1"/>
            <w:bCs w:val="1"/>
            <w:sz w:val="20"/>
            <w:szCs w:val="20"/>
            <w:rtl w:val="0"/>
            <w:rPrChange w:author="Valerie Nguyen" w:id="1" w:date="2026-04-30T21:31:49Z">
              <w:rPr>
                <w:sz w:val="20"/>
                <w:szCs w:val="20"/>
              </w:rPr>
            </w:rPrChange>
          </w:rPr>
          <w:t xml:space="preserve">No Information</w:t>
        </w:r>
        <w:r w:rsidDel="00000000" w:rsidR="00000000" w:rsidRPr="00000000">
          <w:rPr>
            <w:sz w:val="20"/>
            <w:szCs w:val="20"/>
            <w:rtl w:val="0"/>
            <w:rPrChange w:author="Valerie Nguyen" w:id="1" w:date="2026-04-30T21:31:49Z">
              <w:rPr>
                <w:sz w:val="20"/>
                <w:szCs w:val="20"/>
              </w:rPr>
            </w:rPrChange>
          </w:rPr>
          <w:t xml:space="preserve">: All other projects</w:t>
        </w:r>
        <w:r w:rsidDel="00000000" w:rsidR="00000000" w:rsidRPr="00000000">
          <w:rPr>
            <w:rtl w:val="0"/>
          </w:rPr>
        </w:r>
      </w:ins>
    </w:p>
    <w:p w:rsidR="00000000" w:rsidDel="00000000" w:rsidP="00000000" w:rsidRDefault="00000000" w:rsidRPr="00000000" w14:paraId="000000A6">
      <w:pPr>
        <w:rPr>
          <w:sz w:val="20"/>
          <w:szCs w:val="20"/>
        </w:rPr>
      </w:pPr>
      <w:r w:rsidDel="00000000" w:rsidR="00000000" w:rsidRPr="00000000">
        <w:rPr>
          <w:rtl w:val="0"/>
        </w:rPr>
      </w:r>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rPr>
          <w:sz w:val="20"/>
          <w:szCs w:val="20"/>
        </w:rPr>
      </w:pPr>
      <w:r w:rsidDel="00000000" w:rsidR="00000000" w:rsidRPr="00000000">
        <w:rPr>
          <w:sz w:val="20"/>
          <w:szCs w:val="20"/>
          <w:rtl w:val="0"/>
        </w:rPr>
        <w:t xml:space="preserve">Notes</w:t>
      </w:r>
    </w:p>
    <w:p w:rsidR="00000000" w:rsidDel="00000000" w:rsidP="00000000" w:rsidRDefault="00000000" w:rsidRPr="00000000" w14:paraId="000000A9">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Fundable projects list: All Part B projects were added to fundable list in Amendment 1</w:t>
      </w:r>
    </w:p>
    <w:p w:rsidR="00000000" w:rsidDel="00000000" w:rsidP="00000000" w:rsidRDefault="00000000" w:rsidRPr="00000000" w14:paraId="000000AA">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AB">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rtl w:val="0"/>
        </w:rPr>
        <w:t xml:space="preserve">DAC status: </w:t>
      </w:r>
      <w:r w:rsidDel="00000000" w:rsidR="00000000" w:rsidRPr="00000000">
        <w:rPr>
          <w:rFonts w:ascii="Roboto" w:cs="Roboto" w:eastAsia="Roboto" w:hAnsi="Roboto"/>
          <w:color w:val="444746"/>
          <w:sz w:val="21"/>
          <w:szCs w:val="21"/>
          <w:highlight w:val="white"/>
          <w:rtl w:val="0"/>
        </w:rPr>
        <w:t xml:space="preserve">added based on the 'use of additional subsidization' column on the table on pg 6 -- won't add the EC PF category here, because of the following in that column: Projects meeting defined emerging contaminates;</w:t>
      </w:r>
    </w:p>
    <w:p w:rsidR="00000000" w:rsidDel="00000000" w:rsidP="00000000" w:rsidRDefault="00000000" w:rsidRPr="00000000" w14:paraId="000000AC">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25% of funds to go to public water systems serving</w:t>
      </w:r>
    </w:p>
    <w:p w:rsidR="00000000" w:rsidDel="00000000" w:rsidP="00000000" w:rsidRDefault="00000000" w:rsidRPr="00000000" w14:paraId="000000AD">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fewer than 25,000 OR to disadvantaged</w:t>
      </w:r>
    </w:p>
    <w:p w:rsidR="00000000" w:rsidDel="00000000" w:rsidP="00000000" w:rsidRDefault="00000000" w:rsidRPr="00000000" w14:paraId="000000AE">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communities with emerging contaminate projects</w:t>
      </w:r>
    </w:p>
    <w:p w:rsidR="00000000" w:rsidDel="00000000" w:rsidP="00000000" w:rsidRDefault="00000000" w:rsidRPr="00000000" w14:paraId="000000AF">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B0">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Other Funds: "Other funds include state appropriations and funding commitments from other sources"</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le Goshen" w:id="0" w:date="2026-04-17T14:59:47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@valerie@policyinnovation.org we should check w/ the state during external review on disadvantaged status! I'm not 100% sure on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QHmVbtZslfJVpR-VWv9w38LjjiaR6rVM/view?usp=sharing" TargetMode="External"/><Relationship Id="rId8" Type="http://schemas.openxmlformats.org/officeDocument/2006/relationships/hyperlink" Target="https://drive.google.com/file/d/1WHmrQh46zrdAtEN88J7SPxOnmT6OekvD/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