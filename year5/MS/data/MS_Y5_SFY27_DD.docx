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Rule="auto"/>
        <w:rPr>
          <w:b w:val="1"/>
          <w:bCs w:val="1"/>
          <w:sz w:val="20"/>
          <w:szCs w:val="20"/>
        </w:rPr>
      </w:pPr>
      <w:bookmarkStart w:colFirst="0" w:colLast="0" w:name="_9gbvnclmr3f5" w:id="0"/>
      <w:bookmarkEnd w:id="0"/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Mississippi Data Dictionary, Year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Status: DG finalized 6/18/2026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categories in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</w:t>
      </w:r>
      <w:r w:rsidDel="00000000" w:rsidR="00000000" w:rsidRPr="00000000">
        <w:rPr>
          <w:sz w:val="20"/>
          <w:szCs w:val="20"/>
          <w:rtl w:val="0"/>
        </w:rPr>
        <w:t xml:space="preserve"> A specific column naming the municipality or county associated with the project or water system. But note that “borrower” information will often also contain municipality names - this does not necessarily indicate that the project will benefit the municipality referenced in the applicant name, because some utilities have regional scope.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</w:t>
      </w:r>
      <w:r w:rsidDel="00000000" w:rsidR="00000000" w:rsidRPr="00000000">
        <w:rPr>
          <w:sz w:val="20"/>
          <w:szCs w:val="20"/>
          <w:rtl w:val="0"/>
        </w:rPr>
        <w:t xml:space="preserve">: Community water system or municipality receiving the funding.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: Unique ID for each community water system in a state.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A unique identifier for the project provided in the source document(s). This could be a number or text, but should be concise and unique to the specific project listed.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A short, descriptive title of the project that may or may not be unique to each project.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</w:t>
      </w:r>
      <w:r w:rsidDel="00000000" w:rsidR="00000000" w:rsidRPr="00000000">
        <w:rPr>
          <w:sz w:val="20"/>
          <w:szCs w:val="20"/>
          <w:rtl w:val="0"/>
        </w:rPr>
        <w:t xml:space="preserve">: Whether the project relates to "Lead" "Emerging Contaminants," or "General" purpose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Cost of the project for which SRF assistance is sought.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Amount of SRF assistance requested for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</w:t>
      </w:r>
      <w:r w:rsidDel="00000000" w:rsidR="00000000" w:rsidRPr="00000000">
        <w:rPr>
          <w:sz w:val="20"/>
          <w:szCs w:val="20"/>
          <w:rtl w:val="0"/>
        </w:rPr>
        <w:t xml:space="preserve">: Estimated total amount of SRF funding awarded to the project, including principal forgiveness.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sz w:val="20"/>
          <w:szCs w:val="20"/>
          <w:rtl w:val="0"/>
        </w:rPr>
        <w:t xml:space="preserve">: Estimated portion of awarded SRF funding not required to be repaid; forgiven upon closing the loan.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: Number of individuals reportedly served by the borrower.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: Text in the source document(s) which indicates the type, location, and/or nature of the project (e.g., “water main replacement in [city] along 6th and 10th avenues”; “Upgrade filtration system at South Shore water treatment plant”; “lead service line replacement in south quadrant, Village of Shorewood”) 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sz w:val="20"/>
          <w:szCs w:val="20"/>
          <w:rtl w:val="0"/>
        </w:rPr>
        <w:t xml:space="preserve">: Whether the borrower qualifies as a state-defined disadvantaged community (DAC).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</w:t>
      </w:r>
      <w:r w:rsidDel="00000000" w:rsidR="00000000" w:rsidRPr="00000000">
        <w:rPr>
          <w:sz w:val="20"/>
          <w:szCs w:val="20"/>
          <w:rtl w:val="0"/>
        </w:rPr>
        <w:t xml:space="preserve">: State's rank of the project based on their state-specific scoring system.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sz w:val="20"/>
          <w:szCs w:val="20"/>
          <w:rtl w:val="0"/>
        </w:rPr>
        <w:t xml:space="preserve"> The project’s total score based on the state’s scoring system.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sz w:val="20"/>
          <w:szCs w:val="20"/>
          <w:rtl w:val="0"/>
        </w:rPr>
        <w:t xml:space="preserve">Whether or not the state has designated a funding award for a project for which an application for SRF assistance has been received.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Projects the state has indicated will receive an SRF award in the analyzed funding cycle.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for which funding applications have been received by the state, but for which an SRF award has not been designated in the analyzed funding cycle.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Information</w:t>
      </w:r>
      <w:r w:rsidDel="00000000" w:rsidR="00000000" w:rsidRPr="00000000">
        <w:rPr>
          <w:sz w:val="20"/>
          <w:szCs w:val="20"/>
          <w:rtl w:val="0"/>
        </w:rPr>
        <w:t xml:space="preserve">: Projects for which expecting funding status is unknown.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 document from which data for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SFY202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 has been collected: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State of Mississippi Drinking Water Systems Improvements Revolving Loan Fund Program FFY-2026 Intended Use Plan</w:t>
        </w:r>
      </w:hyperlink>
      <w:r w:rsidDel="00000000" w:rsidR="00000000" w:rsidRPr="00000000">
        <w:rPr>
          <w:sz w:val="20"/>
          <w:szCs w:val="20"/>
          <w:rtl w:val="0"/>
        </w:rPr>
        <w:t xml:space="preserve">, Final, April 24, 2026</w:t>
      </w:r>
      <w:r w:rsidDel="00000000" w:rsidR="00000000" w:rsidRPr="00000000">
        <w:rPr>
          <w:sz w:val="20"/>
          <w:szCs w:val="20"/>
          <w:rtl w:val="0"/>
        </w:rPr>
        <w:t xml:space="preserve"> (SFY27 Base/IIJA Gen Supp IUP)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FFY-2026 PDF pp. 34-37 (SFY27 Base/IIJA Gen Supp Comprehensive List)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FFY-2026 Priority List, PDF pp. 34-35 (SFY27 Base/IIJA Gen Supp Fundable List)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rtl w:val="0"/>
        </w:rPr>
        <w:t xml:space="preserve">FFY-2026 Planning List, PDF pp. 36-37 (SFY27 Base/IIJA Gen Supp Planning List)</w:t>
      </w:r>
    </w:p>
    <w:p w:rsidR="00000000" w:rsidDel="00000000" w:rsidP="00000000" w:rsidRDefault="00000000" w:rsidRPr="00000000" w14:paraId="0000001F">
      <w:pPr>
        <w:numPr>
          <w:ilvl w:val="3"/>
          <w:numId w:val="2"/>
        </w:numPr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Note: together the Fundable List and Planning List constitute the SFY27 Base/IIJA Gen Supp Comprehensive List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Last Scraped On: 6/19/26 | Last Scraped By: Phil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Last Reviewed On: | Last Reviewed By: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0"/>
          <w:szCs w:val="20"/>
          <w:highlight w:val="yellow"/>
        </w:rPr>
      </w:pPr>
      <w:commentRangeStart w:id="0"/>
      <w:r w:rsidDel="00000000" w:rsidR="00000000" w:rsidRPr="00000000">
        <w:rPr>
          <w:sz w:val="20"/>
          <w:szCs w:val="20"/>
          <w:rtl w:val="0"/>
        </w:rPr>
        <w:t xml:space="preserve">State of Mississippi Drinking Water Systems Improvements Revolving Loan Fund Program IIJA Lead Service Line Replacement Intended Use Plan for FFY-202</w:t>
      </w:r>
      <w:r w:rsidDel="00000000" w:rsidR="00000000" w:rsidRPr="00000000">
        <w:rPr>
          <w:sz w:val="20"/>
          <w:szCs w:val="20"/>
          <w:rtl w:val="0"/>
        </w:rPr>
        <w:t xml:space="preserve">5, </w:t>
      </w:r>
      <w:r w:rsidDel="00000000" w:rsidR="00000000" w:rsidRPr="00000000">
        <w:rPr>
          <w:sz w:val="20"/>
          <w:szCs w:val="20"/>
          <w:rtl w:val="0"/>
        </w:rPr>
        <w:t xml:space="preserve">DATE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(SFY27 LSLR IUP)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lists?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State of Mississippi Drinking Water Systems Improvements Revolving Loan Fund Program IIJA Emerging Contaminants in Drinking Water Intended Use Plan for FFY-202</w:t>
      </w:r>
      <w:r w:rsidDel="00000000" w:rsidR="00000000" w:rsidRPr="00000000">
        <w:rPr>
          <w:sz w:val="20"/>
          <w:szCs w:val="20"/>
          <w:rtl w:val="0"/>
        </w:rPr>
        <w:t xml:space="preserve">5,</w:t>
      </w:r>
      <w:r w:rsidDel="00000000" w:rsidR="00000000" w:rsidRPr="00000000">
        <w:rPr>
          <w:sz w:val="20"/>
          <w:szCs w:val="20"/>
          <w:rtl w:val="0"/>
        </w:rPr>
        <w:t xml:space="preserve"> [DATE] (SFY27 EC IUP)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rtl w:val="0"/>
        </w:rPr>
        <w:t xml:space="preserve">FFY-2024 IIJA EC Lists</w:t>
      </w:r>
      <w:r w:rsidDel="00000000" w:rsidR="00000000" w:rsidRPr="00000000">
        <w:rPr>
          <w:sz w:val="20"/>
          <w:szCs w:val="20"/>
          <w:rtl w:val="0"/>
        </w:rPr>
        <w:t xml:space="preserve">, PDF pp. 14 (SFY26 EC PPL)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Last Scraped On: | Last Scraped By: 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Last Reviewed On: | Last Reviewed By: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standardization: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This list identifies how we interpreted state data from the above documents to align with the standardized categories in the dashboard. Italicized text denotes a column name from a table within the source document(s); text in quotation marks denotes a value within the tables.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Borrower: </w:t>
      </w: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 </w:t>
      </w: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 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SFY27 Base/IIJA Gen Supp Comprehensive List that are not lead or EC projects.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</w:t>
      </w:r>
      <w:r w:rsidDel="00000000" w:rsidR="00000000" w:rsidRPr="00000000">
        <w:rPr>
          <w:sz w:val="20"/>
          <w:szCs w:val="20"/>
          <w:rtl w:val="0"/>
        </w:rPr>
        <w:t xml:space="preserve"> projects: 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SFY27 Base/IIJA Gen Supp Comprehensive List with “lead” or “LSL”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 </w:t>
      </w:r>
      <w:r w:rsidDel="00000000" w:rsidR="00000000" w:rsidRPr="00000000">
        <w:rPr>
          <w:sz w:val="20"/>
          <w:szCs w:val="20"/>
          <w:rtl w:val="0"/>
        </w:rPr>
        <w:t xml:space="preserve">are lead projects.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 projects: 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hanging="360"/>
        <w:rPr>
          <w:del w:author="Danielle Goshen" w:id="0" w:date="2026-06-18T18:53:58Z"/>
          <w:sz w:val="20"/>
          <w:szCs w:val="20"/>
        </w:rPr>
      </w:pPr>
      <w:del w:author="Danielle Goshen" w:id="0" w:date="2026-06-18T18:53:58Z">
        <w:commentRangeStart w:id="1"/>
        <w:r w:rsidDel="00000000" w:rsidR="00000000" w:rsidRPr="00000000">
          <w:rPr>
            <w:sz w:val="20"/>
            <w:szCs w:val="20"/>
            <w:rtl w:val="0"/>
          </w:rPr>
          <w:delText xml:space="preserve">Projects on the </w:delText>
        </w:r>
        <w:r w:rsidDel="00000000" w:rsidR="00000000" w:rsidRPr="00000000">
          <w:rPr>
            <w:sz w:val="20"/>
            <w:szCs w:val="20"/>
            <w:rtl w:val="0"/>
          </w:rPr>
          <w:delText xml:space="preserve">SFY27 EC PPL</w:delTex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hanging="360"/>
        <w:rPr>
          <w:sz w:val="20"/>
          <w:szCs w:val="20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sz w:val="20"/>
          <w:szCs w:val="20"/>
          <w:rtl w:val="0"/>
        </w:rPr>
        <w:t xml:space="preserve">Projects on the SFY27 Base/IIJA Gen Supp Comprehensive List with “cyanotoxin,” “dioxane,” “IIJA EC,” “IIJA-EC,” “BIL EC,” “BIL-EC,” “emerging containment,” “emerging contaminant,” “lithium,” “manganese,” “Mn,” “Perfluoro-n-pentanoic acid,” “PFPeA,” “PFAS,” “PFOA,” “PFOS,” “DBP,” “disinfection byproduct,” “HAA5,” “haloacetic acid,” “trihalomethane,” “THM,” or “Unregulated Contaminant Monitoring Rule”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</w:t>
      </w:r>
      <w:r w:rsidDel="00000000" w:rsidR="00000000" w:rsidRPr="00000000">
        <w:rPr>
          <w:sz w:val="20"/>
          <w:szCs w:val="20"/>
          <w:rtl w:val="0"/>
        </w:rPr>
        <w:t xml:space="preserve"> are emerging contaminants projects.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</w:t>
      </w:r>
      <w:r w:rsidDel="00000000" w:rsidR="00000000" w:rsidRPr="00000000">
        <w:rPr>
          <w:sz w:val="20"/>
          <w:szCs w:val="20"/>
          <w:rtl w:val="0"/>
        </w:rPr>
        <w:t xml:space="preserve"> 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Loan Funds Requested </w:t>
      </w:r>
      <w:r w:rsidDel="00000000" w:rsidR="00000000" w:rsidRPr="00000000">
        <w:rPr>
          <w:sz w:val="20"/>
          <w:szCs w:val="20"/>
          <w:rtl w:val="0"/>
        </w:rPr>
        <w:t xml:space="preserve">on SFY27 Base/IIJA Gen Supp Fundable List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Loan Funds </w:t>
      </w:r>
      <w:r w:rsidDel="00000000" w:rsidR="00000000" w:rsidRPr="00000000">
        <w:rPr>
          <w:sz w:val="20"/>
          <w:szCs w:val="20"/>
          <w:rtl w:val="0"/>
        </w:rPr>
        <w:t xml:space="preserve">on SFY27 Base/IIJA Gen Supp Planning List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del w:author="Danielle Goshen" w:id="1" w:date="2026-06-18T18:55:03Z"/>
          <w:sz w:val="20"/>
          <w:szCs w:val="20"/>
        </w:rPr>
      </w:pPr>
      <w:del w:author="Danielle Goshen" w:id="1" w:date="2026-06-18T18:55:03Z">
        <w:r w:rsidDel="00000000" w:rsidR="00000000" w:rsidRPr="00000000">
          <w:rPr>
            <w:i w:val="1"/>
            <w:iCs w:val="1"/>
            <w:sz w:val="20"/>
            <w:szCs w:val="20"/>
            <w:rtl w:val="0"/>
          </w:rPr>
          <w:delText xml:space="preserve">Loan Amount Request </w:delText>
        </w:r>
        <w:r w:rsidDel="00000000" w:rsidR="00000000" w:rsidRPr="00000000">
          <w:rPr>
            <w:sz w:val="20"/>
            <w:szCs w:val="20"/>
            <w:rtl w:val="0"/>
          </w:rPr>
          <w:delText xml:space="preserve">on</w:delText>
        </w:r>
        <w:r w:rsidDel="00000000" w:rsidR="00000000" w:rsidRPr="00000000">
          <w:rPr>
            <w:i w:val="1"/>
            <w:iCs w:val="1"/>
            <w:sz w:val="20"/>
            <w:szCs w:val="20"/>
            <w:rtl w:val="0"/>
          </w:rPr>
          <w:delText xml:space="preserve"> SFY26 EC PPL</w:delTex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 Forgiveness: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Description: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 </w:t>
      </w:r>
      <w:r w:rsidDel="00000000" w:rsidR="00000000" w:rsidRPr="00000000">
        <w:rPr>
          <w:sz w:val="20"/>
          <w:szCs w:val="20"/>
          <w:rtl w:val="0"/>
        </w:rPr>
        <w:t xml:space="preserve">on SFY27 Base/IIJA Gen Supp Fundable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 on SFY27 Base/IIJA Gen Supp Planning List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Population: </w:t>
      </w:r>
      <w:commentRangeStart w:id="2"/>
      <w:r w:rsidDel="00000000" w:rsidR="00000000" w:rsidRPr="00000000">
        <w:rPr>
          <w:sz w:val="20"/>
          <w:szCs w:val="20"/>
          <w:rtl w:val="0"/>
        </w:rPr>
        <w:t xml:space="preserve">No Information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“Y”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DC </w:t>
      </w:r>
      <w:r w:rsidDel="00000000" w:rsidR="00000000" w:rsidRPr="00000000">
        <w:rPr>
          <w:sz w:val="20"/>
          <w:szCs w:val="20"/>
          <w:rtl w:val="0"/>
        </w:rPr>
        <w:t xml:space="preserve">on SFY27 Base/IIJA Gen Supp Fundable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“N”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DC </w:t>
      </w:r>
      <w:r w:rsidDel="00000000" w:rsidR="00000000" w:rsidRPr="00000000">
        <w:rPr>
          <w:sz w:val="20"/>
          <w:szCs w:val="20"/>
          <w:rtl w:val="0"/>
        </w:rPr>
        <w:t xml:space="preserve">SFY27 Base/IIJA Gen Supp Fundable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Information: projects on SFY27 Base/IIJA Gen Supp Planning List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Rank: </w:t>
      </w:r>
      <w:r w:rsidDel="00000000" w:rsidR="00000000" w:rsidRPr="00000000">
        <w:rPr>
          <w:sz w:val="20"/>
          <w:szCs w:val="20"/>
          <w:rtl w:val="0"/>
        </w:rPr>
        <w:t xml:space="preserve">No Information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Score: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Priority Points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Funding?: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 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SFY27 Base/IIJA Gen Supp Fundable List are expecting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SFY26 Base/IIJA Gen Supp Planning List are not expecting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99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nielle Goshen" w:id="1" w:date="2026-06-18T18:54:21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as suggested remove for one, bc will resolve once EC IUP is released</w:t>
      </w:r>
    </w:p>
  </w:comment>
  <w:comment w:author="Danielle Goshen" w:id="2" w:date="2026-06-18T19:01:14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less info on this IUP -- no pop, no PF</w:t>
      </w:r>
    </w:p>
  </w:comment>
  <w:comment w:author="Danielle Goshen" w:id="0" w:date="2026-06-18T18:49:45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released yet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left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2962275</wp:posOffset>
          </wp:positionH>
          <wp:positionV relativeFrom="page">
            <wp:posOffset>184738</wp:posOffset>
          </wp:positionV>
          <wp:extent cx="1848971" cy="4572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8971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oczuDC1YFYWFYyol8VaAwSPs90CLhkd9/view?usp=sharing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