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3cezleov4q65" w:id="0"/>
      <w:bookmarkEnd w:id="0"/>
      <w:r w:rsidDel="00000000" w:rsidR="00000000" w:rsidRPr="00000000">
        <w:rPr>
          <w:b w:val="1"/>
          <w:bCs w:val="1"/>
          <w:rtl w:val="0"/>
        </w:rPr>
        <w:t xml:space="preserve">Minnesota Data Dictionary</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10/27/2025; </w:t>
      </w:r>
      <w:r w:rsidDel="00000000" w:rsidR="00000000" w:rsidRPr="00000000">
        <w:rPr>
          <w:b w:val="1"/>
          <w:bCs w:val="1"/>
          <w:sz w:val="20"/>
          <w:szCs w:val="20"/>
          <w:rtl w:val="0"/>
        </w:rPr>
        <w:t xml:space="preserve">DG Finalized 10/29/2025; DG re-approved 4/17/2026</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State documents</w:t>
      </w:r>
      <w:r w:rsidDel="00000000" w:rsidR="00000000" w:rsidRPr="00000000">
        <w:rPr>
          <w:b w:val="1"/>
          <w:bCs w:val="1"/>
          <w:sz w:val="20"/>
          <w:szCs w:val="20"/>
          <w:rtl w:val="0"/>
        </w:rPr>
        <w:t xml:space="preserve"> from which data for </w:t>
      </w:r>
      <w:r w:rsidDel="00000000" w:rsidR="00000000" w:rsidRPr="00000000">
        <w:rPr>
          <w:b w:val="1"/>
          <w:bCs w:val="1"/>
          <w:sz w:val="20"/>
          <w:szCs w:val="20"/>
          <w:rtl w:val="0"/>
        </w:rPr>
        <w:t xml:space="preserve">the 2025 SRF funding cycle</w:t>
      </w:r>
      <w:r w:rsidDel="00000000" w:rsidR="00000000" w:rsidRPr="00000000">
        <w:rPr>
          <w:b w:val="1"/>
          <w:bCs w:val="1"/>
          <w:sz w:val="20"/>
          <w:szCs w:val="20"/>
          <w:rtl w:val="0"/>
        </w:rPr>
        <w:t xml:space="preserve"> has been collected:</w:t>
      </w:r>
      <w:r w:rsidDel="00000000" w:rsidR="00000000" w:rsidRPr="00000000">
        <w:rPr>
          <w:rtl w:val="0"/>
        </w:rPr>
      </w:r>
    </w:p>
    <w:p w:rsidR="00000000" w:rsidDel="00000000" w:rsidP="00000000" w:rsidRDefault="00000000" w:rsidRPr="00000000" w14:paraId="0000001A">
      <w:pPr>
        <w:numPr>
          <w:ilvl w:val="0"/>
          <w:numId w:val="3"/>
        </w:numPr>
        <w:ind w:left="720" w:hanging="360"/>
        <w:rPr>
          <w:color w:val="000000"/>
          <w:sz w:val="20"/>
          <w:szCs w:val="20"/>
        </w:rPr>
      </w:pPr>
      <w:hyperlink r:id="rId7">
        <w:r w:rsidDel="00000000" w:rsidR="00000000" w:rsidRPr="00000000">
          <w:rPr>
            <w:color w:val="1155cc"/>
            <w:sz w:val="20"/>
            <w:szCs w:val="20"/>
            <w:u w:val="single"/>
            <w:rtl w:val="0"/>
          </w:rPr>
          <w:t xml:space="preserve">Drinking Water Revolving Fund 2025 Intended Use Plan</w:t>
        </w:r>
      </w:hyperlink>
      <w:r w:rsidDel="00000000" w:rsidR="00000000" w:rsidRPr="00000000">
        <w:rPr>
          <w:sz w:val="20"/>
          <w:szCs w:val="20"/>
          <w:rtl w:val="0"/>
        </w:rPr>
        <w:t xml:space="preserve">, Amendment 1, March 2025 (SFY25 Comprehensive IUP)</w:t>
      </w:r>
      <w:r w:rsidDel="00000000" w:rsidR="00000000" w:rsidRPr="00000000">
        <w:rPr>
          <w:rtl w:val="0"/>
        </w:rPr>
      </w:r>
    </w:p>
    <w:p w:rsidR="00000000" w:rsidDel="00000000" w:rsidP="00000000" w:rsidRDefault="00000000" w:rsidRPr="00000000" w14:paraId="0000001B">
      <w:pPr>
        <w:numPr>
          <w:ilvl w:val="1"/>
          <w:numId w:val="3"/>
        </w:numPr>
        <w:ind w:left="1440" w:hanging="360"/>
        <w:rPr>
          <w:sz w:val="20"/>
          <w:szCs w:val="20"/>
        </w:rPr>
      </w:pPr>
      <w:r w:rsidDel="00000000" w:rsidR="00000000" w:rsidRPr="00000000">
        <w:rPr>
          <w:sz w:val="20"/>
          <w:szCs w:val="20"/>
          <w:rtl w:val="0"/>
        </w:rPr>
        <w:t xml:space="preserve">DWRF 2025 Intended Use Plan Table 1a. Project List - </w:t>
      </w:r>
      <w:r w:rsidDel="00000000" w:rsidR="00000000" w:rsidRPr="00000000">
        <w:rPr>
          <w:sz w:val="20"/>
          <w:szCs w:val="20"/>
          <w:rtl w:val="0"/>
        </w:rPr>
        <w:t xml:space="preserve">General</w:t>
      </w:r>
      <w:r w:rsidDel="00000000" w:rsidR="00000000" w:rsidRPr="00000000">
        <w:rPr>
          <w:sz w:val="20"/>
          <w:szCs w:val="20"/>
          <w:rtl w:val="0"/>
        </w:rPr>
        <w:t xml:space="preserve"> and Emerging Contaminant Projects, PDF p. 16-18 PART A - FUNDABLE: Carryover Projects From Prior IUPs &amp; PART B1 - FUNDABLE: New IUP Project Requests - Emerging Contaminant Projects (SFY25 </w:t>
      </w:r>
      <w:r w:rsidDel="00000000" w:rsidR="00000000" w:rsidRPr="00000000">
        <w:rPr>
          <w:sz w:val="20"/>
          <w:szCs w:val="20"/>
          <w:rtl w:val="0"/>
        </w:rPr>
        <w:t xml:space="preserve">General</w:t>
      </w:r>
      <w:r w:rsidDel="00000000" w:rsidR="00000000" w:rsidRPr="00000000">
        <w:rPr>
          <w:sz w:val="20"/>
          <w:szCs w:val="20"/>
          <w:rtl w:val="0"/>
        </w:rPr>
        <w:t xml:space="preserve"> &amp; EC Fundable List)</w:t>
      </w:r>
    </w:p>
    <w:p w:rsidR="00000000" w:rsidDel="00000000" w:rsidP="00000000" w:rsidRDefault="00000000" w:rsidRPr="00000000" w14:paraId="0000001C">
      <w:pPr>
        <w:numPr>
          <w:ilvl w:val="1"/>
          <w:numId w:val="3"/>
        </w:numPr>
        <w:ind w:left="1440" w:hanging="360"/>
        <w:rPr>
          <w:sz w:val="20"/>
          <w:szCs w:val="20"/>
          <w:u w:val="none"/>
        </w:rPr>
      </w:pPr>
      <w:r w:rsidDel="00000000" w:rsidR="00000000" w:rsidRPr="00000000">
        <w:rPr>
          <w:sz w:val="20"/>
          <w:szCs w:val="20"/>
          <w:rtl w:val="0"/>
        </w:rPr>
        <w:t xml:space="preserve">DWRF 2025 Intended Use Plan Table 1a. Project List - </w:t>
      </w:r>
      <w:r w:rsidDel="00000000" w:rsidR="00000000" w:rsidRPr="00000000">
        <w:rPr>
          <w:sz w:val="20"/>
          <w:szCs w:val="20"/>
          <w:rtl w:val="0"/>
        </w:rPr>
        <w:t xml:space="preserve">General</w:t>
      </w:r>
      <w:r w:rsidDel="00000000" w:rsidR="00000000" w:rsidRPr="00000000">
        <w:rPr>
          <w:sz w:val="20"/>
          <w:szCs w:val="20"/>
          <w:rtl w:val="0"/>
        </w:rPr>
        <w:t xml:space="preserve"> and Emerging Contaminant Projects, PDF p.18-20 PART B2 - NOT FUNDABLE AT THIS TIME: New IUP Project Requests - Non Emerging Contaminant Projects (</w:t>
      </w:r>
      <w:r w:rsidDel="00000000" w:rsidR="00000000" w:rsidRPr="00000000">
        <w:rPr>
          <w:sz w:val="20"/>
          <w:szCs w:val="20"/>
          <w:rtl w:val="0"/>
        </w:rPr>
        <w:t xml:space="preserve">SFY25 Not Fundable List</w:t>
      </w:r>
      <w:r w:rsidDel="00000000" w:rsidR="00000000" w:rsidRPr="00000000">
        <w:rPr>
          <w:sz w:val="20"/>
          <w:szCs w:val="20"/>
          <w:rtl w:val="0"/>
        </w:rPr>
        <w:t xml:space="preserve">)</w:t>
      </w:r>
    </w:p>
    <w:p w:rsidR="00000000" w:rsidDel="00000000" w:rsidP="00000000" w:rsidRDefault="00000000" w:rsidRPr="00000000" w14:paraId="0000001D">
      <w:pPr>
        <w:numPr>
          <w:ilvl w:val="2"/>
          <w:numId w:val="3"/>
        </w:numPr>
        <w:ind w:left="2160" w:hanging="360"/>
        <w:rPr>
          <w:sz w:val="20"/>
          <w:szCs w:val="20"/>
          <w:u w:val="none"/>
        </w:rPr>
      </w:pPr>
      <w:r w:rsidDel="00000000" w:rsidR="00000000" w:rsidRPr="00000000">
        <w:rPr>
          <w:sz w:val="20"/>
          <w:szCs w:val="20"/>
          <w:rtl w:val="0"/>
        </w:rPr>
        <w:t xml:space="preserve">Note: the Not Fundable List should be considered part of the comprehensive list but not the fundable list</w:t>
      </w:r>
    </w:p>
    <w:p w:rsidR="00000000" w:rsidDel="00000000" w:rsidP="00000000" w:rsidRDefault="00000000" w:rsidRPr="00000000" w14:paraId="0000001E">
      <w:pPr>
        <w:numPr>
          <w:ilvl w:val="1"/>
          <w:numId w:val="3"/>
        </w:numPr>
        <w:ind w:left="1440" w:hanging="360"/>
        <w:rPr>
          <w:sz w:val="20"/>
          <w:szCs w:val="20"/>
          <w:u w:val="none"/>
        </w:rPr>
      </w:pPr>
      <w:r w:rsidDel="00000000" w:rsidR="00000000" w:rsidRPr="00000000">
        <w:rPr>
          <w:sz w:val="20"/>
          <w:szCs w:val="20"/>
          <w:rtl w:val="0"/>
        </w:rPr>
        <w:t xml:space="preserve">DWRF 2025 Intended Use Plan Table 1a. Project List - </w:t>
      </w:r>
      <w:r w:rsidDel="00000000" w:rsidR="00000000" w:rsidRPr="00000000">
        <w:rPr>
          <w:sz w:val="20"/>
          <w:szCs w:val="20"/>
          <w:rtl w:val="0"/>
        </w:rPr>
        <w:t xml:space="preserve">General</w:t>
      </w:r>
      <w:r w:rsidDel="00000000" w:rsidR="00000000" w:rsidRPr="00000000">
        <w:rPr>
          <w:sz w:val="20"/>
          <w:szCs w:val="20"/>
          <w:rtl w:val="0"/>
        </w:rPr>
        <w:t xml:space="preserve"> and Emerging Contaminant Projects, PDF p. 20-22 PART C - Projects not eligible at this time (Referred to RD, outside 2025 IUP timeframe, or below historic fundable range) (SFY25 Not Eligible List)</w:t>
      </w:r>
    </w:p>
    <w:p w:rsidR="00000000" w:rsidDel="00000000" w:rsidP="00000000" w:rsidRDefault="00000000" w:rsidRPr="00000000" w14:paraId="0000001F">
      <w:pPr>
        <w:numPr>
          <w:ilvl w:val="2"/>
          <w:numId w:val="3"/>
        </w:numPr>
        <w:ind w:left="2160" w:hanging="360"/>
        <w:rPr>
          <w:sz w:val="20"/>
          <w:szCs w:val="20"/>
          <w:u w:val="none"/>
        </w:rPr>
      </w:pPr>
      <w:commentRangeStart w:id="0"/>
      <w:r w:rsidDel="00000000" w:rsidR="00000000" w:rsidRPr="00000000">
        <w:rPr>
          <w:sz w:val="20"/>
          <w:szCs w:val="20"/>
          <w:rtl w:val="0"/>
        </w:rPr>
        <w:t xml:space="preserve">Note: the Not Eligible List </w:t>
      </w:r>
      <w:r w:rsidDel="00000000" w:rsidR="00000000" w:rsidRPr="00000000">
        <w:rPr>
          <w:sz w:val="20"/>
          <w:szCs w:val="20"/>
          <w:rtl w:val="0"/>
        </w:rPr>
        <w:t xml:space="preserve">should be considered part of the comprehensive list but not the fundable list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numPr>
          <w:ilvl w:val="1"/>
          <w:numId w:val="3"/>
        </w:numPr>
        <w:ind w:left="1440" w:hanging="360"/>
        <w:rPr>
          <w:sz w:val="20"/>
          <w:szCs w:val="20"/>
          <w:u w:val="none"/>
        </w:rPr>
      </w:pPr>
      <w:r w:rsidDel="00000000" w:rsidR="00000000" w:rsidRPr="00000000">
        <w:rPr>
          <w:sz w:val="20"/>
          <w:szCs w:val="20"/>
          <w:rtl w:val="0"/>
        </w:rPr>
        <w:t xml:space="preserve">DWRF 2025 Intended Use Plan Table 1b. Project List - Lead Service Line Projects, PDF p. 23-25 PART A - FUNDABLE: Carryover Projects From Prior IUPs - Lead Service Lines &amp; PART B - FUNDABLE: New Project Requests - Lead Service Lines (SFY25 LSL Fundable List)</w:t>
      </w:r>
    </w:p>
    <w:p w:rsidR="00000000" w:rsidDel="00000000" w:rsidP="00000000" w:rsidRDefault="00000000" w:rsidRPr="00000000" w14:paraId="00000021">
      <w:pPr>
        <w:numPr>
          <w:ilvl w:val="1"/>
          <w:numId w:val="3"/>
        </w:numPr>
        <w:ind w:left="1440" w:hanging="360"/>
        <w:rPr>
          <w:sz w:val="20"/>
          <w:szCs w:val="20"/>
          <w:u w:val="none"/>
        </w:rPr>
      </w:pPr>
      <w:r w:rsidDel="00000000" w:rsidR="00000000" w:rsidRPr="00000000">
        <w:rPr>
          <w:sz w:val="20"/>
          <w:szCs w:val="20"/>
          <w:rtl w:val="0"/>
        </w:rPr>
        <w:t xml:space="preserve">Minnesota Drinking Water Revolving Fund 2025 Project Priority List Priority Order, PDF p.67-83 (SFY25 Comprehensive List)</w:t>
      </w:r>
    </w:p>
    <w:p w:rsidR="00000000" w:rsidDel="00000000" w:rsidP="00000000" w:rsidRDefault="00000000" w:rsidRPr="00000000" w14:paraId="00000022">
      <w:pPr>
        <w:numPr>
          <w:ilvl w:val="2"/>
          <w:numId w:val="3"/>
        </w:numPr>
        <w:ind w:left="2160" w:hanging="360"/>
        <w:rPr>
          <w:sz w:val="20"/>
          <w:szCs w:val="20"/>
        </w:rPr>
      </w:pPr>
      <w:r w:rsidDel="00000000" w:rsidR="00000000" w:rsidRPr="00000000">
        <w:rPr>
          <w:sz w:val="20"/>
          <w:szCs w:val="20"/>
          <w:rtl w:val="0"/>
        </w:rPr>
        <w:t xml:space="preserve">Note that the PPL on PDF p. 33-66 contains the same projects in alphabetical order. No need to scrape this alphabetical list.</w:t>
      </w:r>
    </w:p>
    <w:p w:rsidR="00000000" w:rsidDel="00000000" w:rsidP="00000000" w:rsidRDefault="00000000" w:rsidRPr="00000000" w14:paraId="00000023">
      <w:pPr>
        <w:numPr>
          <w:ilvl w:val="1"/>
          <w:numId w:val="3"/>
        </w:numPr>
        <w:ind w:left="1440" w:hanging="360"/>
        <w:rPr>
          <w:sz w:val="20"/>
          <w:szCs w:val="20"/>
        </w:rPr>
      </w:pPr>
      <w:r w:rsidDel="00000000" w:rsidR="00000000" w:rsidRPr="00000000">
        <w:rPr>
          <w:sz w:val="20"/>
          <w:szCs w:val="20"/>
          <w:rtl w:val="0"/>
        </w:rPr>
        <w:t xml:space="preserve">Last Scraped On: 2025-12-08 | Last Scraped By: EmmaLi</w:t>
      </w:r>
    </w:p>
    <w:p w:rsidR="00000000" w:rsidDel="00000000" w:rsidP="00000000" w:rsidRDefault="00000000" w:rsidRPr="00000000" w14:paraId="00000024">
      <w:pPr>
        <w:numPr>
          <w:ilvl w:val="1"/>
          <w:numId w:val="3"/>
        </w:numPr>
        <w:ind w:left="1440" w:hanging="360"/>
        <w:rPr>
          <w:sz w:val="20"/>
          <w:szCs w:val="20"/>
        </w:rPr>
      </w:pPr>
      <w:r w:rsidDel="00000000" w:rsidR="00000000" w:rsidRPr="00000000">
        <w:rPr>
          <w:sz w:val="20"/>
          <w:szCs w:val="20"/>
          <w:rtl w:val="0"/>
        </w:rPr>
        <w:t xml:space="preserve">Last Reviewed On:  | Last Reviewed By: </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p w:rsidR="00000000" w:rsidDel="00000000" w:rsidP="00000000" w:rsidRDefault="00000000" w:rsidRPr="00000000" w14:paraId="0000002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9">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2A">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SFY25 LSL Fundable List, and SFY25 Not Eligible List: </w:t>
      </w:r>
      <w:r w:rsidDel="00000000" w:rsidR="00000000" w:rsidRPr="00000000">
        <w:rPr>
          <w:i w:val="1"/>
          <w:iCs w:val="1"/>
          <w:sz w:val="20"/>
          <w:szCs w:val="20"/>
          <w:rtl w:val="0"/>
        </w:rPr>
        <w:t xml:space="preserve">System Name</w:t>
      </w:r>
    </w:p>
    <w:p w:rsidR="00000000" w:rsidDel="00000000" w:rsidP="00000000" w:rsidRDefault="00000000" w:rsidRPr="00000000" w14:paraId="0000002B">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System</w:t>
      </w:r>
    </w:p>
    <w:p w:rsidR="00000000" w:rsidDel="00000000" w:rsidP="00000000" w:rsidRDefault="00000000" w:rsidRPr="00000000" w14:paraId="0000002C">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p>
    <w:p w:rsidR="00000000" w:rsidDel="00000000" w:rsidP="00000000" w:rsidRDefault="00000000" w:rsidRPr="00000000" w14:paraId="0000002D">
      <w:pPr>
        <w:numPr>
          <w:ilvl w:val="1"/>
          <w:numId w:val="3"/>
        </w:numPr>
        <w:ind w:left="1440" w:hanging="360"/>
        <w:rPr>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SFY25 LSL Fundable List, and SFY25 Not Eligible List:</w:t>
      </w:r>
    </w:p>
    <w:p w:rsidR="00000000" w:rsidDel="00000000" w:rsidP="00000000" w:rsidRDefault="00000000" w:rsidRPr="00000000" w14:paraId="0000002E">
      <w:pPr>
        <w:numPr>
          <w:ilvl w:val="2"/>
          <w:numId w:val="3"/>
        </w:numPr>
        <w:ind w:left="2160" w:hanging="360"/>
        <w:rPr>
          <w:sz w:val="20"/>
          <w:szCs w:val="20"/>
        </w:rPr>
      </w:pPr>
      <w:r w:rsidDel="00000000" w:rsidR="00000000" w:rsidRPr="00000000">
        <w:rPr>
          <w:i w:val="1"/>
          <w:iCs w:val="1"/>
          <w:sz w:val="20"/>
          <w:szCs w:val="20"/>
          <w:rtl w:val="0"/>
        </w:rPr>
        <w:t xml:space="preserve">Project Number </w:t>
      </w:r>
      <w:r w:rsidDel="00000000" w:rsidR="00000000" w:rsidRPr="00000000">
        <w:rPr>
          <w:sz w:val="20"/>
          <w:szCs w:val="20"/>
          <w:rtl w:val="0"/>
        </w:rPr>
        <w:t xml:space="preserve">with “MN” prepended, and any characters removed after and including the dash symbol </w:t>
      </w:r>
      <w:r w:rsidDel="00000000" w:rsidR="00000000" w:rsidRPr="00000000">
        <w:rPr>
          <w:rtl w:val="0"/>
        </w:rPr>
      </w:r>
    </w:p>
    <w:p w:rsidR="00000000" w:rsidDel="00000000" w:rsidP="00000000" w:rsidRDefault="00000000" w:rsidRPr="00000000" w14:paraId="0000002F">
      <w:pPr>
        <w:numPr>
          <w:ilvl w:val="1"/>
          <w:numId w:val="3"/>
        </w:numPr>
        <w:ind w:left="1440" w:hanging="360"/>
        <w:rPr>
          <w:sz w:val="20"/>
          <w:szCs w:val="20"/>
        </w:rPr>
      </w:pPr>
      <w:r w:rsidDel="00000000" w:rsidR="00000000" w:rsidRPr="00000000">
        <w:rPr>
          <w:sz w:val="20"/>
          <w:szCs w:val="20"/>
          <w:rtl w:val="0"/>
        </w:rPr>
        <w:t xml:space="preserve">SFY25 Comprehensive List:</w:t>
      </w:r>
    </w:p>
    <w:p w:rsidR="00000000" w:rsidDel="00000000" w:rsidP="00000000" w:rsidRDefault="00000000" w:rsidRPr="00000000" w14:paraId="00000030">
      <w:pPr>
        <w:numPr>
          <w:ilvl w:val="2"/>
          <w:numId w:val="3"/>
        </w:numPr>
        <w:ind w:left="2160" w:hanging="360"/>
        <w:rPr>
          <w:sz w:val="20"/>
          <w:szCs w:val="20"/>
        </w:rPr>
      </w:pPr>
      <w:r w:rsidDel="00000000" w:rsidR="00000000" w:rsidRPr="00000000">
        <w:rPr>
          <w:i w:val="1"/>
          <w:iCs w:val="1"/>
          <w:sz w:val="20"/>
          <w:szCs w:val="20"/>
          <w:rtl w:val="0"/>
        </w:rPr>
        <w:t xml:space="preserve">Project ID </w:t>
      </w:r>
      <w:r w:rsidDel="00000000" w:rsidR="00000000" w:rsidRPr="00000000">
        <w:rPr>
          <w:sz w:val="20"/>
          <w:szCs w:val="20"/>
          <w:rtl w:val="0"/>
        </w:rPr>
        <w:t xml:space="preserve">with </w:t>
      </w:r>
      <w:r w:rsidDel="00000000" w:rsidR="00000000" w:rsidRPr="00000000">
        <w:rPr>
          <w:i w:val="1"/>
          <w:iCs w:val="1"/>
          <w:sz w:val="20"/>
          <w:szCs w:val="20"/>
          <w:rtl w:val="0"/>
        </w:rPr>
        <w:t xml:space="preserve">“</w:t>
      </w:r>
      <w:r w:rsidDel="00000000" w:rsidR="00000000" w:rsidRPr="00000000">
        <w:rPr>
          <w:sz w:val="20"/>
          <w:szCs w:val="20"/>
          <w:rtl w:val="0"/>
        </w:rPr>
        <w:t xml:space="preserve">MN</w:t>
      </w:r>
      <w:r w:rsidDel="00000000" w:rsidR="00000000" w:rsidRPr="00000000">
        <w:rPr>
          <w:i w:val="1"/>
          <w:iCs w:val="1"/>
          <w:sz w:val="20"/>
          <w:szCs w:val="20"/>
          <w:rtl w:val="0"/>
        </w:rPr>
        <w:t xml:space="preserve">” </w:t>
      </w:r>
      <w:r w:rsidDel="00000000" w:rsidR="00000000" w:rsidRPr="00000000">
        <w:rPr>
          <w:sz w:val="20"/>
          <w:szCs w:val="20"/>
          <w:rtl w:val="0"/>
        </w:rPr>
        <w:t xml:space="preserve">prepended, and any characters removed after and including the dash symbol</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32">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and SFY25 LSL Fundable List, and SFY25 Not Eligible List: </w:t>
      </w:r>
      <w:r w:rsidDel="00000000" w:rsidR="00000000" w:rsidRPr="00000000">
        <w:rPr>
          <w:i w:val="1"/>
          <w:iCs w:val="1"/>
          <w:sz w:val="20"/>
          <w:szCs w:val="20"/>
          <w:rtl w:val="0"/>
        </w:rPr>
        <w:t xml:space="preserve">Project Number</w:t>
      </w:r>
    </w:p>
    <w:p w:rsidR="00000000" w:rsidDel="00000000" w:rsidP="00000000" w:rsidRDefault="00000000" w:rsidRPr="00000000" w14:paraId="00000033">
      <w:pPr>
        <w:numPr>
          <w:ilvl w:val="1"/>
          <w:numId w:val="3"/>
        </w:numPr>
        <w:ind w:left="1440" w:hanging="360"/>
        <w:rPr>
          <w:i w:val="1"/>
          <w:iCs w:val="1"/>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Project ID</w:t>
      </w:r>
    </w:p>
    <w:p w:rsidR="00000000" w:rsidDel="00000000" w:rsidP="00000000" w:rsidRDefault="00000000" w:rsidRPr="00000000" w14:paraId="00000034">
      <w:pPr>
        <w:numPr>
          <w:ilvl w:val="0"/>
          <w:numId w:val="3"/>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5">
      <w:pPr>
        <w:numPr>
          <w:ilvl w:val="0"/>
          <w:numId w:val="3"/>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6">
      <w:pPr>
        <w:numPr>
          <w:ilvl w:val="1"/>
          <w:numId w:val="3"/>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7">
      <w:pPr>
        <w:numPr>
          <w:ilvl w:val="2"/>
          <w:numId w:val="3"/>
        </w:numPr>
        <w:ind w:left="2160" w:hanging="360"/>
        <w:rPr>
          <w:sz w:val="20"/>
          <w:szCs w:val="20"/>
        </w:rPr>
      </w:pPr>
      <w:r w:rsidDel="00000000" w:rsidR="00000000" w:rsidRPr="00000000">
        <w:rPr>
          <w:sz w:val="20"/>
          <w:szCs w:val="20"/>
          <w:rtl w:val="0"/>
        </w:rPr>
        <w:t xml:space="preserve">All projects on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SFY25 Not Eligible List, and SFY25 Comprehensive List that are not lead or EC projects are general projects</w:t>
      </w:r>
    </w:p>
    <w:p w:rsidR="00000000" w:rsidDel="00000000" w:rsidP="00000000" w:rsidRDefault="00000000" w:rsidRPr="00000000" w14:paraId="00000038">
      <w:pPr>
        <w:numPr>
          <w:ilvl w:val="1"/>
          <w:numId w:val="3"/>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9">
      <w:pPr>
        <w:numPr>
          <w:ilvl w:val="2"/>
          <w:numId w:val="3"/>
        </w:numPr>
        <w:ind w:left="2160" w:hanging="360"/>
        <w:rPr>
          <w:sz w:val="20"/>
          <w:szCs w:val="20"/>
        </w:rPr>
      </w:pPr>
      <w:r w:rsidDel="00000000" w:rsidR="00000000" w:rsidRPr="00000000">
        <w:rPr>
          <w:sz w:val="20"/>
          <w:szCs w:val="20"/>
          <w:rtl w:val="0"/>
        </w:rPr>
        <w:t xml:space="preserve">Projects on the LSL Fundable List</w:t>
      </w:r>
    </w:p>
    <w:p w:rsidR="00000000" w:rsidDel="00000000" w:rsidP="00000000" w:rsidRDefault="00000000" w:rsidRPr="00000000" w14:paraId="0000003A">
      <w:pPr>
        <w:numPr>
          <w:ilvl w:val="2"/>
          <w:numId w:val="3"/>
        </w:numPr>
        <w:ind w:left="2160" w:hanging="360"/>
        <w:rPr>
          <w:sz w:val="20"/>
          <w:szCs w:val="20"/>
        </w:rPr>
      </w:pPr>
      <w:r w:rsidDel="00000000" w:rsidR="00000000" w:rsidRPr="00000000">
        <w:rPr>
          <w:sz w:val="20"/>
          <w:szCs w:val="20"/>
          <w:rtl w:val="0"/>
        </w:rPr>
        <w:t xml:space="preserve">Projects on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and SFY25 Not Fundable List, and SFY25 Not Eligible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 </w:t>
      </w:r>
      <w:r w:rsidDel="00000000" w:rsidR="00000000" w:rsidRPr="00000000">
        <w:rPr>
          <w:sz w:val="20"/>
          <w:szCs w:val="20"/>
          <w:u w:val="single"/>
          <w:rtl w:val="0"/>
        </w:rPr>
        <w:t xml:space="preserve">or</w:t>
      </w:r>
      <w:r w:rsidDel="00000000" w:rsidR="00000000" w:rsidRPr="00000000">
        <w:rPr>
          <w:sz w:val="20"/>
          <w:szCs w:val="20"/>
          <w:rtl w:val="0"/>
        </w:rPr>
        <w:t xml:space="preserve"> with a $ amount listed under </w:t>
      </w:r>
      <w:r w:rsidDel="00000000" w:rsidR="00000000" w:rsidRPr="00000000">
        <w:rPr>
          <w:i w:val="1"/>
          <w:iCs w:val="1"/>
          <w:sz w:val="20"/>
          <w:szCs w:val="20"/>
          <w:rtl w:val="0"/>
        </w:rPr>
        <w:t xml:space="preserve">Estimated DWRF LSL PF Grant (3), Estimated DWRF LSL Loan (4), Estimated State LSL Grant (5) </w:t>
      </w:r>
      <w:r w:rsidDel="00000000" w:rsidR="00000000" w:rsidRPr="00000000">
        <w:rPr>
          <w:sz w:val="20"/>
          <w:szCs w:val="20"/>
          <w:rtl w:val="0"/>
        </w:rPr>
        <w:t xml:space="preserve">are lead projects; or</w:t>
      </w:r>
    </w:p>
    <w:p w:rsidR="00000000" w:rsidDel="00000000" w:rsidP="00000000" w:rsidRDefault="00000000" w:rsidRPr="00000000" w14:paraId="0000003B">
      <w:pPr>
        <w:numPr>
          <w:ilvl w:val="2"/>
          <w:numId w:val="3"/>
        </w:numPr>
        <w:ind w:left="2160" w:hanging="360"/>
        <w:rPr>
          <w:sz w:val="20"/>
          <w:szCs w:val="20"/>
        </w:rPr>
      </w:pPr>
      <w:r w:rsidDel="00000000" w:rsidR="00000000" w:rsidRPr="00000000">
        <w:rPr>
          <w:sz w:val="20"/>
          <w:szCs w:val="20"/>
          <w:rtl w:val="0"/>
        </w:rPr>
        <w:t xml:space="preserve">Projects on the SFY25 Comprehensive List with “lead” or “LSL”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lead projects</w:t>
      </w:r>
    </w:p>
    <w:p w:rsidR="00000000" w:rsidDel="00000000" w:rsidP="00000000" w:rsidRDefault="00000000" w:rsidRPr="00000000" w14:paraId="0000003C">
      <w:pPr>
        <w:numPr>
          <w:ilvl w:val="1"/>
          <w:numId w:val="3"/>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D">
      <w:pPr>
        <w:numPr>
          <w:ilvl w:val="2"/>
          <w:numId w:val="3"/>
        </w:numPr>
        <w:ind w:left="2160" w:hanging="360"/>
        <w:rPr>
          <w:sz w:val="20"/>
          <w:szCs w:val="20"/>
          <w:u w:val="none"/>
        </w:rPr>
      </w:pPr>
      <w:r w:rsidDel="00000000" w:rsidR="00000000" w:rsidRPr="00000000">
        <w:rPr>
          <w:sz w:val="20"/>
          <w:szCs w:val="20"/>
          <w:rtl w:val="0"/>
        </w:rPr>
        <w:t xml:space="preserve">Projects on </w:t>
      </w:r>
      <w:r w:rsidDel="00000000" w:rsidR="00000000" w:rsidRPr="00000000">
        <w:rPr>
          <w:sz w:val="20"/>
          <w:szCs w:val="20"/>
          <w:rtl w:val="0"/>
        </w:rPr>
        <w:t xml:space="preserve">SFY25 General &amp; EC Fundable List Part B1 - FUNDABLE: New IUP Project Requests - Emerging Contaminants Projects </w:t>
      </w:r>
      <w:r w:rsidDel="00000000" w:rsidR="00000000" w:rsidRPr="00000000">
        <w:rPr>
          <w:rtl w:val="0"/>
        </w:rPr>
      </w:r>
    </w:p>
    <w:p w:rsidR="00000000" w:rsidDel="00000000" w:rsidP="00000000" w:rsidRDefault="00000000" w:rsidRPr="00000000" w14:paraId="0000003E">
      <w:pPr>
        <w:numPr>
          <w:ilvl w:val="2"/>
          <w:numId w:val="3"/>
        </w:numPr>
        <w:ind w:left="2160" w:hanging="360"/>
        <w:rPr>
          <w:sz w:val="20"/>
          <w:szCs w:val="20"/>
        </w:rPr>
      </w:pPr>
      <w:r w:rsidDel="00000000" w:rsidR="00000000" w:rsidRPr="00000000">
        <w:rPr>
          <w:sz w:val="20"/>
          <w:szCs w:val="20"/>
          <w:rtl w:val="0"/>
        </w:rPr>
        <w:t xml:space="preserve">Projects on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and SFY25 Not Fundable List, and SFY25 Not Eligible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 </w:t>
      </w:r>
      <w:r w:rsidDel="00000000" w:rsidR="00000000" w:rsidRPr="00000000">
        <w:rPr>
          <w:sz w:val="20"/>
          <w:szCs w:val="20"/>
          <w:u w:val="single"/>
          <w:rtl w:val="0"/>
        </w:rPr>
        <w:t xml:space="preserve">or</w:t>
      </w:r>
      <w:r w:rsidDel="00000000" w:rsidR="00000000" w:rsidRPr="00000000">
        <w:rPr>
          <w:sz w:val="20"/>
          <w:szCs w:val="20"/>
          <w:rtl w:val="0"/>
        </w:rPr>
        <w:t xml:space="preserve"> </w:t>
      </w:r>
      <w:r w:rsidDel="00000000" w:rsidR="00000000" w:rsidRPr="00000000">
        <w:rPr>
          <w:sz w:val="20"/>
          <w:szCs w:val="20"/>
          <w:rtl w:val="0"/>
        </w:rPr>
        <w:t xml:space="preserve">a $ amount listed under </w:t>
      </w:r>
      <w:r w:rsidDel="00000000" w:rsidR="00000000" w:rsidRPr="00000000">
        <w:rPr>
          <w:i w:val="1"/>
          <w:iCs w:val="1"/>
          <w:sz w:val="20"/>
          <w:szCs w:val="20"/>
          <w:rtl w:val="0"/>
        </w:rPr>
        <w:t xml:space="preserve">Estimated DWRF Emerging Contaminant PF Grant NOT FINAL (1) </w:t>
      </w:r>
      <w:r w:rsidDel="00000000" w:rsidR="00000000" w:rsidRPr="00000000">
        <w:rPr>
          <w:sz w:val="20"/>
          <w:szCs w:val="20"/>
          <w:rtl w:val="0"/>
        </w:rPr>
        <w:t xml:space="preserve">are EC projects;</w:t>
      </w:r>
      <w:r w:rsidDel="00000000" w:rsidR="00000000" w:rsidRPr="00000000">
        <w:rPr>
          <w:sz w:val="20"/>
          <w:szCs w:val="20"/>
          <w:rtl w:val="0"/>
        </w:rPr>
        <w:t xml:space="preserve"> or</w:t>
      </w:r>
    </w:p>
    <w:p w:rsidR="00000000" w:rsidDel="00000000" w:rsidP="00000000" w:rsidRDefault="00000000" w:rsidRPr="00000000" w14:paraId="0000003F">
      <w:pPr>
        <w:numPr>
          <w:ilvl w:val="2"/>
          <w:numId w:val="3"/>
        </w:numPr>
        <w:ind w:left="2160" w:hanging="360"/>
        <w:rPr>
          <w:sz w:val="20"/>
          <w:szCs w:val="20"/>
        </w:rPr>
      </w:pPr>
      <w:r w:rsidDel="00000000" w:rsidR="00000000" w:rsidRPr="00000000">
        <w:rPr>
          <w:sz w:val="20"/>
          <w:szCs w:val="20"/>
          <w:rtl w:val="0"/>
        </w:rPr>
        <w:t xml:space="preserve">Projects on the SFY25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EC projects</w:t>
      </w:r>
    </w:p>
    <w:p w:rsidR="00000000" w:rsidDel="00000000" w:rsidP="00000000" w:rsidRDefault="00000000" w:rsidRPr="00000000" w14:paraId="00000040">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p>
    <w:p w:rsidR="00000000" w:rsidDel="00000000" w:rsidP="00000000" w:rsidRDefault="00000000" w:rsidRPr="00000000" w14:paraId="00000041">
      <w:pPr>
        <w:numPr>
          <w:ilvl w:val="1"/>
          <w:numId w:val="3"/>
        </w:numPr>
        <w:ind w:left="1440" w:hanging="360"/>
        <w:rPr>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and SFY25 Not Fundable List, and SFY25 Not Eligible List: </w:t>
      </w:r>
      <w:r w:rsidDel="00000000" w:rsidR="00000000" w:rsidRPr="00000000">
        <w:rPr>
          <w:i w:val="1"/>
          <w:iCs w:val="1"/>
          <w:sz w:val="20"/>
          <w:szCs w:val="20"/>
          <w:rtl w:val="0"/>
        </w:rPr>
        <w:t xml:space="preserve">Estimated Project Cost</w:t>
      </w:r>
    </w:p>
    <w:p w:rsidR="00000000" w:rsidDel="00000000" w:rsidP="00000000" w:rsidRDefault="00000000" w:rsidRPr="00000000" w14:paraId="00000042">
      <w:pPr>
        <w:numPr>
          <w:ilvl w:val="2"/>
          <w:numId w:val="3"/>
        </w:numPr>
        <w:ind w:left="2160" w:hanging="360"/>
        <w:rPr>
          <w:sz w:val="20"/>
          <w:szCs w:val="20"/>
        </w:rPr>
      </w:pPr>
      <w:r w:rsidDel="00000000" w:rsidR="00000000" w:rsidRPr="00000000">
        <w:rPr>
          <w:sz w:val="20"/>
          <w:szCs w:val="20"/>
          <w:rtl w:val="0"/>
        </w:rPr>
        <w:t xml:space="preserve">Projects with “-” under the </w:t>
      </w:r>
      <w:r w:rsidDel="00000000" w:rsidR="00000000" w:rsidRPr="00000000">
        <w:rPr>
          <w:i w:val="1"/>
          <w:iCs w:val="1"/>
          <w:sz w:val="20"/>
          <w:szCs w:val="20"/>
          <w:rtl w:val="0"/>
        </w:rPr>
        <w:t xml:space="preserve">Estimated Project Cost </w:t>
      </w:r>
      <w:r w:rsidDel="00000000" w:rsidR="00000000" w:rsidRPr="00000000">
        <w:rPr>
          <w:sz w:val="20"/>
          <w:szCs w:val="20"/>
          <w:rtl w:val="0"/>
        </w:rPr>
        <w:t xml:space="preserve">column are No Information </w:t>
      </w:r>
      <w:r w:rsidDel="00000000" w:rsidR="00000000" w:rsidRPr="00000000">
        <w:rPr>
          <w:rtl w:val="0"/>
        </w:rPr>
      </w:r>
    </w:p>
    <w:p w:rsidR="00000000" w:rsidDel="00000000" w:rsidP="00000000" w:rsidRDefault="00000000" w:rsidRPr="00000000" w14:paraId="00000043">
      <w:pPr>
        <w:numPr>
          <w:ilvl w:val="1"/>
          <w:numId w:val="3"/>
        </w:numPr>
        <w:ind w:left="1440" w:hanging="360"/>
        <w:rPr>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Estimated Total Project Cost</w:t>
      </w:r>
    </w:p>
    <w:p w:rsidR="00000000" w:rsidDel="00000000" w:rsidP="00000000" w:rsidRDefault="00000000" w:rsidRPr="00000000" w14:paraId="00000044">
      <w:pPr>
        <w:numPr>
          <w:ilvl w:val="2"/>
          <w:numId w:val="3"/>
        </w:numPr>
        <w:ind w:left="2160" w:hanging="360"/>
        <w:rPr>
          <w:sz w:val="20"/>
          <w:szCs w:val="20"/>
        </w:rPr>
      </w:pPr>
      <w:r w:rsidDel="00000000" w:rsidR="00000000" w:rsidRPr="00000000">
        <w:rPr>
          <w:sz w:val="20"/>
          <w:szCs w:val="20"/>
          <w:rtl w:val="0"/>
        </w:rPr>
        <w:t xml:space="preserve">Projects with “-” under the </w:t>
      </w:r>
      <w:r w:rsidDel="00000000" w:rsidR="00000000" w:rsidRPr="00000000">
        <w:rPr>
          <w:i w:val="1"/>
          <w:iCs w:val="1"/>
          <w:sz w:val="20"/>
          <w:szCs w:val="20"/>
          <w:rtl w:val="0"/>
        </w:rPr>
        <w:t xml:space="preserve">Estimated Total Project Cost </w:t>
      </w:r>
      <w:r w:rsidDel="00000000" w:rsidR="00000000" w:rsidRPr="00000000">
        <w:rPr>
          <w:sz w:val="20"/>
          <w:szCs w:val="20"/>
          <w:rtl w:val="0"/>
        </w:rPr>
        <w:t xml:space="preserve">column are No Information </w:t>
      </w:r>
      <w:r w:rsidDel="00000000" w:rsidR="00000000" w:rsidRPr="00000000">
        <w:rPr>
          <w:rtl w:val="0"/>
        </w:rPr>
      </w:r>
    </w:p>
    <w:p w:rsidR="00000000" w:rsidDel="00000000" w:rsidP="00000000" w:rsidRDefault="00000000" w:rsidRPr="00000000" w14:paraId="00000045">
      <w:pPr>
        <w:numPr>
          <w:ilvl w:val="1"/>
          <w:numId w:val="3"/>
        </w:numPr>
        <w:ind w:left="1440" w:hanging="360"/>
        <w:rPr>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Project Cost ($)</w:t>
      </w:r>
    </w:p>
    <w:p w:rsidR="00000000" w:rsidDel="00000000" w:rsidP="00000000" w:rsidRDefault="00000000" w:rsidRPr="00000000" w14:paraId="00000046">
      <w:pPr>
        <w:numPr>
          <w:ilvl w:val="2"/>
          <w:numId w:val="3"/>
        </w:numPr>
        <w:ind w:left="2160" w:hanging="360"/>
        <w:rPr>
          <w:sz w:val="20"/>
          <w:szCs w:val="20"/>
        </w:rPr>
      </w:pPr>
      <w:r w:rsidDel="00000000" w:rsidR="00000000" w:rsidRPr="00000000">
        <w:rPr>
          <w:sz w:val="20"/>
          <w:szCs w:val="20"/>
          <w:rtl w:val="0"/>
        </w:rPr>
        <w:t xml:space="preserve">Note that the amounts listed under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and </w:t>
      </w:r>
      <w:r w:rsidDel="00000000" w:rsidR="00000000" w:rsidRPr="00000000">
        <w:rPr>
          <w:i w:val="1"/>
          <w:iCs w:val="1"/>
          <w:sz w:val="20"/>
          <w:szCs w:val="20"/>
          <w:rtl w:val="0"/>
        </w:rPr>
        <w:t xml:space="preserve">Project Cost</w:t>
      </w:r>
      <w:r w:rsidDel="00000000" w:rsidR="00000000" w:rsidRPr="00000000">
        <w:rPr>
          <w:sz w:val="20"/>
          <w:szCs w:val="20"/>
          <w:rtl w:val="0"/>
        </w:rPr>
        <w:t xml:space="preserve"> are NOT the same, and we will need to make a determination about which value to use.</w:t>
      </w:r>
      <w:r w:rsidDel="00000000" w:rsidR="00000000" w:rsidRPr="00000000">
        <w:rPr>
          <w:rtl w:val="0"/>
        </w:rPr>
      </w:r>
    </w:p>
    <w:p w:rsidR="00000000" w:rsidDel="00000000" w:rsidP="00000000" w:rsidRDefault="00000000" w:rsidRPr="00000000" w14:paraId="00000047">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4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4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and SFY25 Not Eligible List: </w:t>
      </w:r>
    </w:p>
    <w:p w:rsidR="00000000" w:rsidDel="00000000" w:rsidP="00000000" w:rsidRDefault="00000000" w:rsidRPr="00000000" w14:paraId="0000004A">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For DWSRF funds: Sum of </w:t>
      </w:r>
      <w:r w:rsidDel="00000000" w:rsidR="00000000" w:rsidRPr="00000000">
        <w:rPr>
          <w:i w:val="1"/>
          <w:iCs w:val="1"/>
          <w:sz w:val="20"/>
          <w:szCs w:val="20"/>
          <w:rtl w:val="0"/>
        </w:rPr>
        <w:t xml:space="preserve">Estimated DWRF Loan, </w:t>
      </w:r>
      <w:commentRangeStart w:id="1"/>
      <w:commentRangeStart w:id="2"/>
      <w:commentRangeStart w:id="3"/>
      <w:r w:rsidDel="00000000" w:rsidR="00000000" w:rsidRPr="00000000">
        <w:rPr>
          <w:i w:val="1"/>
          <w:iCs w:val="1"/>
          <w:sz w:val="20"/>
          <w:szCs w:val="20"/>
          <w:rtl w:val="0"/>
        </w:rPr>
        <w:t xml:space="preserve">Estimated DWRF Emerging Contaminant PF Grant NOT FINAL (1)</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i w:val="1"/>
          <w:iCs w:val="1"/>
          <w:sz w:val="20"/>
          <w:szCs w:val="20"/>
          <w:rtl w:val="0"/>
        </w:rPr>
        <w:t xml:space="preserve">, </w:t>
      </w:r>
      <w:r w:rsidDel="00000000" w:rsidR="00000000" w:rsidRPr="00000000">
        <w:rPr>
          <w:sz w:val="20"/>
          <w:szCs w:val="20"/>
          <w:rtl w:val="0"/>
        </w:rPr>
        <w:t xml:space="preserve">and </w:t>
      </w:r>
      <w:r w:rsidDel="00000000" w:rsidR="00000000" w:rsidRPr="00000000">
        <w:rPr>
          <w:i w:val="1"/>
          <w:iCs w:val="1"/>
          <w:sz w:val="20"/>
          <w:szCs w:val="20"/>
          <w:rtl w:val="0"/>
        </w:rPr>
        <w:t xml:space="preserve">Estimated DWRF </w:t>
      </w:r>
      <w:r w:rsidDel="00000000" w:rsidR="00000000" w:rsidRPr="00000000">
        <w:rPr>
          <w:i w:val="1"/>
          <w:iCs w:val="1"/>
          <w:sz w:val="20"/>
          <w:szCs w:val="20"/>
          <w:rtl w:val="0"/>
        </w:rPr>
        <w:t xml:space="preserve">Disadvantgd </w:t>
      </w:r>
      <w:r w:rsidDel="00000000" w:rsidR="00000000" w:rsidRPr="00000000">
        <w:rPr>
          <w:i w:val="1"/>
          <w:iCs w:val="1"/>
          <w:sz w:val="20"/>
          <w:szCs w:val="20"/>
          <w:rtl w:val="0"/>
        </w:rPr>
        <w:t xml:space="preserve">Community Principal Forgiveness NOT FINAL (2)</w:t>
      </w:r>
      <w:r w:rsidDel="00000000" w:rsidR="00000000" w:rsidRPr="00000000">
        <w:rPr>
          <w:sz w:val="20"/>
          <w:szCs w:val="20"/>
          <w:rtl w:val="0"/>
        </w:rPr>
        <w:t xml:space="preserve">. </w:t>
      </w:r>
    </w:p>
    <w:p w:rsidR="00000000" w:rsidDel="00000000" w:rsidP="00000000" w:rsidRDefault="00000000" w:rsidRPr="00000000" w14:paraId="0000004B">
      <w:pPr>
        <w:numPr>
          <w:ilvl w:val="3"/>
          <w:numId w:val="3"/>
        </w:numPr>
        <w:ind w:left="2880" w:hanging="360"/>
        <w:rPr>
          <w:sz w:val="20"/>
          <w:szCs w:val="20"/>
        </w:rPr>
      </w:pPr>
      <w:r w:rsidDel="00000000" w:rsidR="00000000" w:rsidRPr="00000000">
        <w:rPr>
          <w:sz w:val="20"/>
          <w:szCs w:val="20"/>
          <w:rtl w:val="0"/>
        </w:rPr>
        <w:t xml:space="preserve">Note: </w:t>
      </w:r>
      <w:r w:rsidDel="00000000" w:rsidR="00000000" w:rsidRPr="00000000">
        <w:rPr>
          <w:sz w:val="20"/>
          <w:szCs w:val="20"/>
          <w:rtl w:val="0"/>
        </w:rPr>
        <w:t xml:space="preserve">For additional state/federal funds: Sum of </w:t>
      </w:r>
      <w:r w:rsidDel="00000000" w:rsidR="00000000" w:rsidRPr="00000000">
        <w:rPr>
          <w:i w:val="1"/>
          <w:iCs w:val="1"/>
          <w:sz w:val="20"/>
          <w:szCs w:val="20"/>
          <w:rtl w:val="0"/>
        </w:rPr>
        <w:t xml:space="preserve">Estimated WIF Grant NOT FINAL (3), State or Federal Appropriation </w:t>
      </w:r>
      <w:r w:rsidDel="00000000" w:rsidR="00000000" w:rsidRPr="00000000">
        <w:rPr>
          <w:sz w:val="20"/>
          <w:szCs w:val="20"/>
          <w:rtl w:val="0"/>
        </w:rPr>
        <w:t xml:space="preserve">and </w:t>
      </w:r>
      <w:r w:rsidDel="00000000" w:rsidR="00000000" w:rsidRPr="00000000">
        <w:rPr>
          <w:i w:val="1"/>
          <w:iCs w:val="1"/>
          <w:sz w:val="20"/>
          <w:szCs w:val="20"/>
          <w:rtl w:val="0"/>
        </w:rPr>
        <w:t xml:space="preserve">Other Funds</w:t>
      </w:r>
      <w:r w:rsidDel="00000000" w:rsidR="00000000" w:rsidRPr="00000000">
        <w:rPr>
          <w:rtl w:val="0"/>
        </w:rPr>
      </w:r>
    </w:p>
    <w:p w:rsidR="00000000" w:rsidDel="00000000" w:rsidP="00000000" w:rsidRDefault="00000000" w:rsidRPr="00000000" w14:paraId="0000004C">
      <w:pPr>
        <w:numPr>
          <w:ilvl w:val="3"/>
          <w:numId w:val="3"/>
        </w:numPr>
        <w:ind w:left="2880" w:hanging="360"/>
        <w:rPr>
          <w:sz w:val="20"/>
          <w:szCs w:val="20"/>
        </w:rPr>
      </w:pPr>
      <w:commentRangeStart w:id="4"/>
      <w:r w:rsidDel="00000000" w:rsidR="00000000" w:rsidRPr="00000000">
        <w:rPr>
          <w:sz w:val="20"/>
          <w:szCs w:val="20"/>
          <w:rtl w:val="0"/>
        </w:rPr>
        <w:t xml:space="preserve">Also note: DAC PF for Part B1 (New EC projects) cannot be assessed  – as this happens once a full application is provided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D">
      <w:pPr>
        <w:numPr>
          <w:ilvl w:val="1"/>
          <w:numId w:val="3"/>
        </w:numPr>
        <w:ind w:left="1440" w:hanging="360"/>
        <w:rPr>
          <w:sz w:val="20"/>
          <w:szCs w:val="20"/>
        </w:rPr>
      </w:pPr>
      <w:r w:rsidDel="00000000" w:rsidR="00000000" w:rsidRPr="00000000">
        <w:rPr>
          <w:sz w:val="20"/>
          <w:szCs w:val="20"/>
          <w:rtl w:val="0"/>
        </w:rPr>
        <w:t xml:space="preserve">SFY25 LSL Fundable List:</w:t>
      </w:r>
    </w:p>
    <w:p w:rsidR="00000000" w:rsidDel="00000000" w:rsidP="00000000" w:rsidRDefault="00000000" w:rsidRPr="00000000" w14:paraId="0000004E">
      <w:pPr>
        <w:numPr>
          <w:ilvl w:val="2"/>
          <w:numId w:val="3"/>
        </w:numPr>
        <w:ind w:left="2160" w:hanging="360"/>
        <w:rPr>
          <w:sz w:val="20"/>
          <w:szCs w:val="20"/>
          <w:u w:val="none"/>
        </w:rPr>
      </w:pPr>
      <w:r w:rsidDel="00000000" w:rsidR="00000000" w:rsidRPr="00000000">
        <w:rPr>
          <w:sz w:val="20"/>
          <w:szCs w:val="20"/>
          <w:rtl w:val="0"/>
        </w:rPr>
        <w:t xml:space="preserve">For DWSRF funds: Sum of </w:t>
      </w:r>
      <w:r w:rsidDel="00000000" w:rsidR="00000000" w:rsidRPr="00000000">
        <w:rPr>
          <w:i w:val="1"/>
          <w:iCs w:val="1"/>
          <w:sz w:val="20"/>
          <w:szCs w:val="20"/>
          <w:rtl w:val="0"/>
        </w:rPr>
        <w:t xml:space="preserve">Estimated DWRF LSL PF Grant (3)</w:t>
      </w:r>
      <w:r w:rsidDel="00000000" w:rsidR="00000000" w:rsidRPr="00000000">
        <w:rPr>
          <w:sz w:val="20"/>
          <w:szCs w:val="20"/>
          <w:rtl w:val="0"/>
        </w:rPr>
        <w:t xml:space="preserve"> and</w:t>
      </w:r>
      <w:r w:rsidDel="00000000" w:rsidR="00000000" w:rsidRPr="00000000">
        <w:rPr>
          <w:i w:val="1"/>
          <w:iCs w:val="1"/>
          <w:sz w:val="20"/>
          <w:szCs w:val="20"/>
          <w:rtl w:val="0"/>
        </w:rPr>
        <w:t xml:space="preserve"> Estimated DWRF LSL Loan (4)</w:t>
      </w:r>
    </w:p>
    <w:p w:rsidR="00000000" w:rsidDel="00000000" w:rsidP="00000000" w:rsidRDefault="00000000" w:rsidRPr="00000000" w14:paraId="0000004F">
      <w:pPr>
        <w:numPr>
          <w:ilvl w:val="3"/>
          <w:numId w:val="3"/>
        </w:numPr>
        <w:ind w:left="2880" w:hanging="360"/>
        <w:rPr>
          <w:sz w:val="20"/>
          <w:szCs w:val="20"/>
        </w:rPr>
      </w:pPr>
      <w:r w:rsidDel="00000000" w:rsidR="00000000" w:rsidRPr="00000000">
        <w:rPr>
          <w:sz w:val="20"/>
          <w:szCs w:val="20"/>
          <w:rtl w:val="0"/>
        </w:rPr>
        <w:t xml:space="preserve">Note: </w:t>
      </w:r>
      <w:r w:rsidDel="00000000" w:rsidR="00000000" w:rsidRPr="00000000">
        <w:rPr>
          <w:sz w:val="20"/>
          <w:szCs w:val="20"/>
          <w:rtl w:val="0"/>
        </w:rPr>
        <w:t xml:space="preserve">For additional state/federal funds: </w:t>
      </w:r>
      <w:r w:rsidDel="00000000" w:rsidR="00000000" w:rsidRPr="00000000">
        <w:rPr>
          <w:i w:val="1"/>
          <w:iCs w:val="1"/>
          <w:sz w:val="20"/>
          <w:szCs w:val="20"/>
          <w:rtl w:val="0"/>
        </w:rPr>
        <w:t xml:space="preserve">Estimated State LSL Grant (5)</w:t>
      </w:r>
    </w:p>
    <w:p w:rsidR="00000000" w:rsidDel="00000000" w:rsidP="00000000" w:rsidRDefault="00000000" w:rsidRPr="00000000" w14:paraId="0000005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5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Sum of </w:t>
      </w:r>
      <w:r w:rsidDel="00000000" w:rsidR="00000000" w:rsidRPr="00000000">
        <w:rPr>
          <w:i w:val="1"/>
          <w:iCs w:val="1"/>
          <w:sz w:val="20"/>
          <w:szCs w:val="20"/>
          <w:rtl w:val="0"/>
        </w:rPr>
        <w:t xml:space="preserve">Estimated DWRF Emerging Contaminant PF Grant NOT FINAL (1) </w:t>
      </w:r>
      <w:r w:rsidDel="00000000" w:rsidR="00000000" w:rsidRPr="00000000">
        <w:rPr>
          <w:sz w:val="20"/>
          <w:szCs w:val="20"/>
          <w:rtl w:val="0"/>
        </w:rPr>
        <w:t xml:space="preserve">and </w:t>
      </w:r>
      <w:r w:rsidDel="00000000" w:rsidR="00000000" w:rsidRPr="00000000">
        <w:rPr>
          <w:i w:val="1"/>
          <w:iCs w:val="1"/>
          <w:sz w:val="20"/>
          <w:szCs w:val="20"/>
          <w:rtl w:val="0"/>
        </w:rPr>
        <w:t xml:space="preserve">Estimated DWRF </w:t>
      </w:r>
      <w:r w:rsidDel="00000000" w:rsidR="00000000" w:rsidRPr="00000000">
        <w:rPr>
          <w:i w:val="1"/>
          <w:iCs w:val="1"/>
          <w:sz w:val="20"/>
          <w:szCs w:val="20"/>
          <w:rtl w:val="0"/>
        </w:rPr>
        <w:t xml:space="preserve">Disadvantgd </w:t>
      </w:r>
      <w:r w:rsidDel="00000000" w:rsidR="00000000" w:rsidRPr="00000000">
        <w:rPr>
          <w:i w:val="1"/>
          <w:iCs w:val="1"/>
          <w:sz w:val="20"/>
          <w:szCs w:val="20"/>
          <w:rtl w:val="0"/>
        </w:rPr>
        <w:t xml:space="preserve">Community Principal Forgiveness NOT FINAL (2)</w:t>
      </w:r>
    </w:p>
    <w:p w:rsidR="00000000" w:rsidDel="00000000" w:rsidP="00000000" w:rsidRDefault="00000000" w:rsidRPr="00000000" w14:paraId="00000052">
      <w:pPr>
        <w:numPr>
          <w:ilvl w:val="2"/>
          <w:numId w:val="3"/>
        </w:numPr>
        <w:ind w:left="2160" w:hanging="360"/>
        <w:rPr>
          <w:sz w:val="20"/>
          <w:szCs w:val="20"/>
        </w:rPr>
      </w:pPr>
      <w:r w:rsidDel="00000000" w:rsidR="00000000" w:rsidRPr="00000000">
        <w:rPr>
          <w:sz w:val="20"/>
          <w:szCs w:val="20"/>
          <w:rtl w:val="0"/>
        </w:rPr>
        <w:t xml:space="preserve">N</w:t>
      </w:r>
      <w:commentRangeStart w:id="5"/>
      <w:r w:rsidDel="00000000" w:rsidR="00000000" w:rsidRPr="00000000">
        <w:rPr>
          <w:sz w:val="20"/>
          <w:szCs w:val="20"/>
          <w:rtl w:val="0"/>
        </w:rPr>
        <w:t xml:space="preserve">ote: DAC PF for Part B1 (New EC projects) cannot be assessed  – as this happens once a full application is provided</w:t>
      </w:r>
      <w:commentRangeEnd w:id="5"/>
      <w:r w:rsidDel="00000000" w:rsidR="00000000" w:rsidRPr="00000000">
        <w:commentReference w:id="5"/>
      </w:r>
      <w:r w:rsidDel="00000000" w:rsidR="00000000" w:rsidRPr="00000000">
        <w:rPr>
          <w:sz w:val="20"/>
          <w:szCs w:val="20"/>
          <w:rtl w:val="0"/>
        </w:rPr>
        <w:t xml:space="preserve">. Therefore we only have partial information and this should be noted in our F&amp;R that we can only assess for these new EC projects, the amount of EC PF available, and not additional DAC PF available. </w:t>
      </w:r>
      <w:r w:rsidDel="00000000" w:rsidR="00000000" w:rsidRPr="00000000">
        <w:rPr>
          <w:rtl w:val="0"/>
        </w:rPr>
      </w:r>
    </w:p>
    <w:p w:rsidR="00000000" w:rsidDel="00000000" w:rsidP="00000000" w:rsidRDefault="00000000" w:rsidRPr="00000000" w14:paraId="00000053">
      <w:pPr>
        <w:numPr>
          <w:ilvl w:val="1"/>
          <w:numId w:val="3"/>
        </w:numPr>
        <w:ind w:left="1440" w:hanging="360"/>
        <w:rPr>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Estimated DWRF LSL PF Grant (3)</w:t>
      </w:r>
    </w:p>
    <w:p w:rsidR="00000000" w:rsidDel="00000000" w:rsidP="00000000" w:rsidRDefault="00000000" w:rsidRPr="00000000" w14:paraId="00000054">
      <w:pPr>
        <w:numPr>
          <w:ilvl w:val="2"/>
          <w:numId w:val="3"/>
        </w:numPr>
        <w:ind w:left="2160" w:hanging="360"/>
        <w:rPr>
          <w:sz w:val="20"/>
          <w:szCs w:val="20"/>
        </w:rPr>
      </w:pPr>
      <w:commentRangeStart w:id="6"/>
      <w:r w:rsidDel="00000000" w:rsidR="00000000" w:rsidRPr="00000000">
        <w:rPr>
          <w:sz w:val="20"/>
          <w:szCs w:val="20"/>
          <w:rtl w:val="0"/>
        </w:rPr>
        <w:t xml:space="preserve">Note: Estimated State LSL Grant funds are used to pay off DWRF LSL loans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5">
      <w:pPr>
        <w:numPr>
          <w:ilvl w:val="0"/>
          <w:numId w:val="3"/>
        </w:numPr>
        <w:ind w:left="720" w:hanging="360"/>
        <w:rPr>
          <w:i w:val="1"/>
          <w:i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w:t>
      </w:r>
    </w:p>
    <w:p w:rsidR="00000000" w:rsidDel="00000000" w:rsidP="00000000" w:rsidRDefault="00000000" w:rsidRPr="00000000" w14:paraId="00000056">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p>
    <w:p w:rsidR="00000000" w:rsidDel="00000000" w:rsidP="00000000" w:rsidRDefault="00000000" w:rsidRPr="00000000" w14:paraId="00000057">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SFY25 LSL Fundable List, or SFY25 Not Eligible List: </w:t>
      </w:r>
      <w:r w:rsidDel="00000000" w:rsidR="00000000" w:rsidRPr="00000000">
        <w:rPr>
          <w:i w:val="1"/>
          <w:iCs w:val="1"/>
          <w:sz w:val="20"/>
          <w:szCs w:val="20"/>
          <w:rtl w:val="0"/>
        </w:rPr>
        <w:t xml:space="preserve">Project Description</w:t>
      </w:r>
    </w:p>
    <w:p w:rsidR="00000000" w:rsidDel="00000000" w:rsidP="00000000" w:rsidRDefault="00000000" w:rsidRPr="00000000" w14:paraId="00000058">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Project</w:t>
      </w:r>
    </w:p>
    <w:p w:rsidR="00000000" w:rsidDel="00000000" w:rsidP="00000000" w:rsidRDefault="00000000" w:rsidRPr="00000000" w14:paraId="00000059">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r w:rsidDel="00000000" w:rsidR="00000000" w:rsidRPr="00000000">
        <w:rPr>
          <w:rtl w:val="0"/>
        </w:rPr>
      </w:r>
    </w:p>
    <w:p w:rsidR="00000000" w:rsidDel="00000000" w:rsidP="00000000" w:rsidRDefault="00000000" w:rsidRPr="00000000" w14:paraId="0000005A">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w:t>
      </w:r>
    </w:p>
    <w:p w:rsidR="00000000" w:rsidDel="00000000" w:rsidP="00000000" w:rsidRDefault="00000000" w:rsidRPr="00000000" w14:paraId="0000005B">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Projects with a $ amount in </w:t>
      </w:r>
      <w:r w:rsidDel="00000000" w:rsidR="00000000" w:rsidRPr="00000000">
        <w:rPr>
          <w:i w:val="1"/>
          <w:iCs w:val="1"/>
          <w:sz w:val="20"/>
          <w:szCs w:val="20"/>
          <w:rtl w:val="0"/>
        </w:rPr>
        <w:t xml:space="preserve">Estimated DWRF </w:t>
      </w:r>
      <w:r w:rsidDel="00000000" w:rsidR="00000000" w:rsidRPr="00000000">
        <w:rPr>
          <w:i w:val="1"/>
          <w:iCs w:val="1"/>
          <w:sz w:val="20"/>
          <w:szCs w:val="20"/>
          <w:rtl w:val="0"/>
        </w:rPr>
        <w:t xml:space="preserve">Disadvantgd </w:t>
      </w:r>
      <w:r w:rsidDel="00000000" w:rsidR="00000000" w:rsidRPr="00000000">
        <w:rPr>
          <w:i w:val="1"/>
          <w:iCs w:val="1"/>
          <w:sz w:val="20"/>
          <w:szCs w:val="20"/>
          <w:rtl w:val="0"/>
        </w:rPr>
        <w:t xml:space="preserve">Community Principal Forgiveness NOT FINAL (2) </w:t>
      </w:r>
      <w:r w:rsidDel="00000000" w:rsidR="00000000" w:rsidRPr="00000000">
        <w:rPr>
          <w:sz w:val="20"/>
          <w:szCs w:val="20"/>
          <w:rtl w:val="0"/>
        </w:rPr>
        <w:t xml:space="preserve">or </w:t>
      </w:r>
      <w:r w:rsidDel="00000000" w:rsidR="00000000" w:rsidRPr="00000000">
        <w:rPr>
          <w:i w:val="1"/>
          <w:iCs w:val="1"/>
          <w:sz w:val="20"/>
          <w:szCs w:val="20"/>
          <w:rtl w:val="0"/>
        </w:rPr>
        <w:t xml:space="preserve">Estimated WIF Grant NOT FINAL (3)</w:t>
      </w:r>
      <w:r w:rsidDel="00000000" w:rsidR="00000000" w:rsidRPr="00000000">
        <w:rPr>
          <w:i w:val="1"/>
          <w:iCs w:val="1"/>
          <w:sz w:val="20"/>
          <w:szCs w:val="20"/>
          <w:rtl w:val="0"/>
        </w:rPr>
        <w:t xml:space="preserve"> </w:t>
      </w:r>
      <w:r w:rsidDel="00000000" w:rsidR="00000000" w:rsidRPr="00000000">
        <w:rPr>
          <w:sz w:val="20"/>
          <w:szCs w:val="20"/>
          <w:rtl w:val="0"/>
        </w:rPr>
        <w:t xml:space="preserve">(excluding Parts B1 and B2, which are no information) </w:t>
      </w:r>
      <w:r w:rsidDel="00000000" w:rsidR="00000000" w:rsidRPr="00000000">
        <w:rPr>
          <w:rtl w:val="0"/>
        </w:rPr>
      </w:r>
    </w:p>
    <w:p w:rsidR="00000000" w:rsidDel="00000000" w:rsidP="00000000" w:rsidRDefault="00000000" w:rsidRPr="00000000" w14:paraId="0000005C">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SFY25 LSL Fundable List: Projects with a $ amount in </w:t>
      </w:r>
      <w:r w:rsidDel="00000000" w:rsidR="00000000" w:rsidRPr="00000000">
        <w:rPr>
          <w:i w:val="1"/>
          <w:iCs w:val="1"/>
          <w:sz w:val="20"/>
          <w:szCs w:val="20"/>
          <w:rtl w:val="0"/>
        </w:rPr>
        <w:t xml:space="preserve">E</w:t>
      </w:r>
      <w:r w:rsidDel="00000000" w:rsidR="00000000" w:rsidRPr="00000000">
        <w:rPr>
          <w:i w:val="1"/>
          <w:iCs w:val="1"/>
          <w:sz w:val="20"/>
          <w:szCs w:val="20"/>
          <w:rtl w:val="0"/>
        </w:rPr>
        <w:t xml:space="preserve">stimated DWRF LSL PF Grant (3)</w:t>
      </w:r>
      <w:r w:rsidDel="00000000" w:rsidR="00000000" w:rsidRPr="00000000">
        <w:rPr>
          <w:rtl w:val="0"/>
        </w:rPr>
      </w:r>
    </w:p>
    <w:p w:rsidR="00000000" w:rsidDel="00000000" w:rsidP="00000000" w:rsidRDefault="00000000" w:rsidRPr="00000000" w14:paraId="0000005D">
      <w:pPr>
        <w:numPr>
          <w:ilvl w:val="1"/>
          <w:numId w:val="3"/>
        </w:numPr>
        <w:ind w:left="1440" w:hanging="360"/>
        <w:rPr>
          <w:sz w:val="20"/>
          <w:szCs w:val="20"/>
        </w:rPr>
      </w:pPr>
      <w:r w:rsidDel="00000000" w:rsidR="00000000" w:rsidRPr="00000000">
        <w:rPr>
          <w:sz w:val="20"/>
          <w:szCs w:val="20"/>
          <w:rtl w:val="0"/>
        </w:rPr>
        <w:t xml:space="preserve">No</w:t>
      </w:r>
    </w:p>
    <w:p w:rsidR="00000000" w:rsidDel="00000000" w:rsidP="00000000" w:rsidRDefault="00000000" w:rsidRPr="00000000" w14:paraId="0000005E">
      <w:pPr>
        <w:numPr>
          <w:ilvl w:val="2"/>
          <w:numId w:val="3"/>
        </w:numPr>
        <w:ind w:left="2160" w:hanging="360"/>
        <w:rPr>
          <w:sz w:val="20"/>
          <w:szCs w:val="20"/>
          <w:u w:val="none"/>
        </w:rPr>
      </w:pPr>
      <w:r w:rsidDel="00000000" w:rsidR="00000000" w:rsidRPr="00000000">
        <w:rPr>
          <w:sz w:val="20"/>
          <w:szCs w:val="20"/>
          <w:rtl w:val="0"/>
        </w:rPr>
        <w:t xml:space="preserve">Projects on the SFY25 General &amp; EC Fundable List without a $ amount in</w:t>
      </w:r>
      <w:r w:rsidDel="00000000" w:rsidR="00000000" w:rsidRPr="00000000">
        <w:rPr>
          <w:i w:val="1"/>
          <w:iCs w:val="1"/>
          <w:sz w:val="20"/>
          <w:szCs w:val="20"/>
          <w:rtl w:val="0"/>
        </w:rPr>
        <w:t xml:space="preserve"> Estimated DWRF Disadvantgd Community Principal Forgiveness NOT FINAL (2)</w:t>
      </w:r>
      <w:r w:rsidDel="00000000" w:rsidR="00000000" w:rsidRPr="00000000">
        <w:rPr>
          <w:sz w:val="20"/>
          <w:szCs w:val="20"/>
          <w:rtl w:val="0"/>
        </w:rPr>
        <w:t xml:space="preserve"> or </w:t>
      </w:r>
      <w:r w:rsidDel="00000000" w:rsidR="00000000" w:rsidRPr="00000000">
        <w:rPr>
          <w:i w:val="1"/>
          <w:iCs w:val="1"/>
          <w:sz w:val="20"/>
          <w:szCs w:val="20"/>
          <w:rtl w:val="0"/>
        </w:rPr>
        <w:t xml:space="preserve">Estimated WIF Grant NOT FINAL (3),</w:t>
      </w:r>
      <w:r w:rsidDel="00000000" w:rsidR="00000000" w:rsidRPr="00000000">
        <w:rPr>
          <w:sz w:val="20"/>
          <w:szCs w:val="20"/>
          <w:rtl w:val="0"/>
        </w:rPr>
        <w:t xml:space="preserve"> (excluding Parts B1 and B2, which are no information) </w:t>
      </w:r>
    </w:p>
    <w:p w:rsidR="00000000" w:rsidDel="00000000" w:rsidP="00000000" w:rsidRDefault="00000000" w:rsidRPr="00000000" w14:paraId="0000005F">
      <w:pPr>
        <w:numPr>
          <w:ilvl w:val="2"/>
          <w:numId w:val="3"/>
        </w:numPr>
        <w:ind w:left="2160" w:hanging="360"/>
        <w:rPr>
          <w:sz w:val="20"/>
          <w:szCs w:val="20"/>
          <w:u w:val="none"/>
        </w:rPr>
      </w:pPr>
      <w:r w:rsidDel="00000000" w:rsidR="00000000" w:rsidRPr="00000000">
        <w:rPr>
          <w:sz w:val="20"/>
          <w:szCs w:val="20"/>
          <w:rtl w:val="0"/>
        </w:rPr>
        <w:t xml:space="preserve">Projects on the SFY25 LSL Fundable List without a $ amount in Estimated DWRF LSL PF Grant (3)</w:t>
      </w:r>
    </w:p>
    <w:p w:rsidR="00000000" w:rsidDel="00000000" w:rsidP="00000000" w:rsidRDefault="00000000" w:rsidRPr="00000000" w14:paraId="00000060">
      <w:pPr>
        <w:numPr>
          <w:ilvl w:val="1"/>
          <w:numId w:val="3"/>
        </w:numPr>
        <w:ind w:left="1440" w:hanging="360"/>
        <w:rPr>
          <w:i w:val="1"/>
          <w:iCs w:val="1"/>
          <w:sz w:val="20"/>
          <w:szCs w:val="20"/>
          <w:u w:val="none"/>
        </w:rPr>
      </w:pPr>
      <w:r w:rsidDel="00000000" w:rsidR="00000000" w:rsidRPr="00000000">
        <w:rPr>
          <w:sz w:val="20"/>
          <w:szCs w:val="20"/>
          <w:rtl w:val="0"/>
        </w:rPr>
        <w:t xml:space="preserve">No Information: </w:t>
      </w:r>
    </w:p>
    <w:p w:rsidR="00000000" w:rsidDel="00000000" w:rsidP="00000000" w:rsidRDefault="00000000" w:rsidRPr="00000000" w14:paraId="00000061">
      <w:pPr>
        <w:numPr>
          <w:ilvl w:val="2"/>
          <w:numId w:val="3"/>
        </w:numPr>
        <w:ind w:left="2160" w:hanging="360"/>
        <w:rPr>
          <w:sz w:val="20"/>
          <w:szCs w:val="20"/>
        </w:rPr>
      </w:pPr>
      <w:r w:rsidDel="00000000" w:rsidR="00000000" w:rsidRPr="00000000">
        <w:rPr>
          <w:sz w:val="20"/>
          <w:szCs w:val="20"/>
          <w:rtl w:val="0"/>
        </w:rPr>
        <w:t xml:space="preserve">Projects on </w:t>
      </w:r>
      <w:r w:rsidDel="00000000" w:rsidR="00000000" w:rsidRPr="00000000">
        <w:rPr>
          <w:sz w:val="20"/>
          <w:szCs w:val="20"/>
          <w:rtl w:val="0"/>
        </w:rPr>
        <w:t xml:space="preserve">Part B1-2 of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w:t>
      </w:r>
    </w:p>
    <w:p w:rsidR="00000000" w:rsidDel="00000000" w:rsidP="00000000" w:rsidRDefault="00000000" w:rsidRPr="00000000" w14:paraId="00000062">
      <w:pPr>
        <w:numPr>
          <w:ilvl w:val="2"/>
          <w:numId w:val="3"/>
        </w:numPr>
        <w:ind w:left="2160" w:hanging="360"/>
        <w:rPr>
          <w:sz w:val="20"/>
          <w:szCs w:val="20"/>
        </w:rPr>
      </w:pPr>
      <w:r w:rsidDel="00000000" w:rsidR="00000000" w:rsidRPr="00000000">
        <w:rPr>
          <w:sz w:val="20"/>
          <w:szCs w:val="20"/>
          <w:rtl w:val="0"/>
        </w:rPr>
        <w:t xml:space="preserve">Projects on the SFY25 Not Eligible List </w:t>
      </w:r>
    </w:p>
    <w:p w:rsidR="00000000" w:rsidDel="00000000" w:rsidP="00000000" w:rsidRDefault="00000000" w:rsidRPr="00000000" w14:paraId="00000063">
      <w:pPr>
        <w:numPr>
          <w:ilvl w:val="2"/>
          <w:numId w:val="3"/>
        </w:numPr>
        <w:ind w:left="2160" w:hanging="360"/>
        <w:rPr>
          <w:sz w:val="20"/>
          <w:szCs w:val="20"/>
          <w:u w:val="none"/>
        </w:rPr>
      </w:pPr>
      <w:r w:rsidDel="00000000" w:rsidR="00000000" w:rsidRPr="00000000">
        <w:rPr>
          <w:sz w:val="20"/>
          <w:szCs w:val="20"/>
          <w:rtl w:val="0"/>
        </w:rPr>
        <w:t xml:space="preserve">Projects on the SFY25 Comprehensive List that are also not on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or SFY25 LSL Fundable List </w:t>
      </w:r>
    </w:p>
    <w:p w:rsidR="00000000" w:rsidDel="00000000" w:rsidP="00000000" w:rsidRDefault="00000000" w:rsidRPr="00000000" w14:paraId="00000064">
      <w:pPr>
        <w:numPr>
          <w:ilvl w:val="2"/>
          <w:numId w:val="3"/>
        </w:numPr>
        <w:ind w:left="2160" w:hanging="360"/>
        <w:rPr>
          <w:sz w:val="20"/>
          <w:szCs w:val="20"/>
          <w:u w:val="none"/>
        </w:rPr>
      </w:pPr>
      <w:del w:author="Danielle Goshen" w:id="0" w:date="2026-04-17T19:07:27Z">
        <w:commentRangeStart w:id="7"/>
        <w:r w:rsidDel="00000000" w:rsidR="00000000" w:rsidRPr="00000000">
          <w:rPr>
            <w:sz w:val="20"/>
            <w:szCs w:val="20"/>
            <w:rtl w:val="0"/>
          </w:rPr>
          <w:delText xml:space="preserve">Note: Similar to above, in the SFY25 Not Eligible List the state did not determine eligibility for projects deemed “Not eligible”, so it may be more accurate to state the projects under this list have “No Information” instead of “No” for Disadvantaged status.</w:delText>
        </w:r>
      </w:del>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5">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66">
      <w:pPr>
        <w:numPr>
          <w:ilvl w:val="1"/>
          <w:numId w:val="3"/>
        </w:numPr>
        <w:ind w:left="1440" w:hanging="360"/>
        <w:rPr>
          <w:rFonts w:ascii="Calibri" w:cs="Calibri" w:eastAsia="Calibri" w:hAnsi="Calibri"/>
          <w:b w:val="1"/>
          <w:bCs w:val="1"/>
          <w:sz w:val="20"/>
          <w:szCs w:val="20"/>
        </w:rPr>
      </w:pPr>
      <w:r w:rsidDel="00000000" w:rsidR="00000000" w:rsidRPr="00000000">
        <w:rPr>
          <w:rtl w:val="0"/>
        </w:rPr>
        <w:t xml:space="preserve">SFY25 </w:t>
      </w:r>
      <w:r w:rsidDel="00000000" w:rsidR="00000000" w:rsidRPr="00000000">
        <w:rPr>
          <w:rtl w:val="0"/>
        </w:rPr>
        <w:t xml:space="preserve">General</w:t>
      </w:r>
      <w:r w:rsidDel="00000000" w:rsidR="00000000" w:rsidRPr="00000000">
        <w:rPr>
          <w:rtl w:val="0"/>
        </w:rPr>
        <w:t xml:space="preserve"> &amp; EC Fundable List, SFY25 Not Fundable List, SFY25 LSL Fundable List, or SFY25 Not Eligible List:</w:t>
      </w:r>
      <w:r w:rsidDel="00000000" w:rsidR="00000000" w:rsidRPr="00000000">
        <w:rPr>
          <w:sz w:val="20"/>
          <w:szCs w:val="20"/>
          <w:rtl w:val="0"/>
        </w:rPr>
        <w:t xml:space="preserve"> </w:t>
      </w:r>
      <w:r w:rsidDel="00000000" w:rsidR="00000000" w:rsidRPr="00000000">
        <w:rPr>
          <w:i w:val="1"/>
          <w:iCs w:val="1"/>
          <w:sz w:val="20"/>
          <w:szCs w:val="20"/>
          <w:rtl w:val="0"/>
        </w:rPr>
        <w:t xml:space="preserve">MDH 2025 PPL Rank</w:t>
      </w:r>
    </w:p>
    <w:p w:rsidR="00000000" w:rsidDel="00000000" w:rsidP="00000000" w:rsidRDefault="00000000" w:rsidRPr="00000000" w14:paraId="00000067">
      <w:pPr>
        <w:numPr>
          <w:ilvl w:val="1"/>
          <w:numId w:val="3"/>
        </w:numPr>
        <w:ind w:left="1440" w:hanging="360"/>
        <w:rPr>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Rank</w:t>
      </w:r>
    </w:p>
    <w:p w:rsidR="00000000" w:rsidDel="00000000" w:rsidP="00000000" w:rsidRDefault="00000000" w:rsidRPr="00000000" w14:paraId="0000006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6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w:t>
      </w:r>
      <w:r w:rsidDel="00000000" w:rsidR="00000000" w:rsidRPr="00000000">
        <w:rPr>
          <w:sz w:val="20"/>
          <w:szCs w:val="20"/>
          <w:rtl w:val="0"/>
        </w:rPr>
        <w:t xml:space="preserve">General</w:t>
      </w:r>
      <w:r w:rsidDel="00000000" w:rsidR="00000000" w:rsidRPr="00000000">
        <w:rPr>
          <w:sz w:val="20"/>
          <w:szCs w:val="20"/>
          <w:rtl w:val="0"/>
        </w:rPr>
        <w:t xml:space="preserve"> &amp; EC Fundable List, SFY25 Not Fundable List, SFY25 LSL Fundable List, or SFY25 Not Eligible List: </w:t>
      </w:r>
      <w:r w:rsidDel="00000000" w:rsidR="00000000" w:rsidRPr="00000000">
        <w:rPr>
          <w:i w:val="1"/>
          <w:iCs w:val="1"/>
          <w:sz w:val="20"/>
          <w:szCs w:val="20"/>
          <w:rtl w:val="0"/>
        </w:rPr>
        <w:t xml:space="preserve">MDH 2025 PPL Points</w:t>
      </w:r>
    </w:p>
    <w:p w:rsidR="00000000" w:rsidDel="00000000" w:rsidP="00000000" w:rsidRDefault="00000000" w:rsidRPr="00000000" w14:paraId="0000006A">
      <w:pPr>
        <w:numPr>
          <w:ilvl w:val="1"/>
          <w:numId w:val="3"/>
        </w:numPr>
        <w:ind w:left="1440" w:hanging="360"/>
        <w:rPr>
          <w:i w:val="1"/>
          <w:iCs w:val="1"/>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Points</w:t>
      </w:r>
      <w:r w:rsidDel="00000000" w:rsidR="00000000" w:rsidRPr="00000000">
        <w:rPr>
          <w:rtl w:val="0"/>
        </w:rPr>
      </w:r>
    </w:p>
    <w:p w:rsidR="00000000" w:rsidDel="00000000" w:rsidP="00000000" w:rsidRDefault="00000000" w:rsidRPr="00000000" w14:paraId="0000006B">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6C">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under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(excluding Part B2) or SFY25 LSL Fundable List</w:t>
      </w:r>
    </w:p>
    <w:p w:rsidR="00000000" w:rsidDel="00000000" w:rsidP="00000000" w:rsidRDefault="00000000" w:rsidRPr="00000000" w14:paraId="0000006D">
      <w:pPr>
        <w:numPr>
          <w:ilvl w:val="2"/>
          <w:numId w:val="3"/>
        </w:numPr>
        <w:ind w:left="2160" w:hanging="360"/>
        <w:rPr>
          <w:sz w:val="20"/>
          <w:szCs w:val="20"/>
        </w:rPr>
      </w:pPr>
      <w:r w:rsidDel="00000000" w:rsidR="00000000" w:rsidRPr="00000000">
        <w:rPr>
          <w:rtl w:val="0"/>
        </w:rPr>
      </w:r>
    </w:p>
    <w:p w:rsidR="00000000" w:rsidDel="00000000" w:rsidP="00000000" w:rsidRDefault="00000000" w:rsidRPr="00000000" w14:paraId="0000006E">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6F">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SFY25 Not Fundable List (Part B2) are not expecting funding</w:t>
      </w:r>
    </w:p>
    <w:p w:rsidR="00000000" w:rsidDel="00000000" w:rsidP="00000000" w:rsidRDefault="00000000" w:rsidRPr="00000000" w14:paraId="00000070">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SFY25 Not Eligible List are not expecting funding</w:t>
      </w:r>
    </w:p>
    <w:p w:rsidR="00000000" w:rsidDel="00000000" w:rsidP="00000000" w:rsidRDefault="00000000" w:rsidRPr="00000000" w14:paraId="00000071">
      <w:pPr>
        <w:numPr>
          <w:ilvl w:val="2"/>
          <w:numId w:val="3"/>
        </w:numPr>
        <w:ind w:left="2160" w:hanging="360"/>
        <w:rPr>
          <w:sz w:val="20"/>
          <w:szCs w:val="20"/>
        </w:rPr>
      </w:pPr>
      <w:r w:rsidDel="00000000" w:rsidR="00000000" w:rsidRPr="00000000">
        <w:rPr>
          <w:sz w:val="20"/>
          <w:szCs w:val="20"/>
          <w:rtl w:val="0"/>
        </w:rPr>
        <w:t xml:space="preserve">Projects on the SFY25 Comprehensive List that are not on the SFY25 </w:t>
      </w:r>
      <w:r w:rsidDel="00000000" w:rsidR="00000000" w:rsidRPr="00000000">
        <w:rPr>
          <w:sz w:val="20"/>
          <w:szCs w:val="20"/>
          <w:rtl w:val="0"/>
        </w:rPr>
        <w:t xml:space="preserve">General</w:t>
      </w:r>
      <w:r w:rsidDel="00000000" w:rsidR="00000000" w:rsidRPr="00000000">
        <w:rPr>
          <w:sz w:val="20"/>
          <w:szCs w:val="20"/>
          <w:rtl w:val="0"/>
        </w:rPr>
        <w:t xml:space="preserve"> &amp; EC Fundable List or SFY25 LSL Fundable List</w:t>
      </w:r>
    </w:p>
    <w:p w:rsidR="00000000" w:rsidDel="00000000" w:rsidP="00000000" w:rsidRDefault="00000000" w:rsidRPr="00000000" w14:paraId="00000072">
      <w:pPr>
        <w:pStyle w:val="Heading1"/>
        <w:rPr>
          <w:ins w:author="Valerie Nguyen" w:id="1" w:date="2026-04-30T21:46:44Z"/>
          <w:u w:val="single"/>
          <w:rPrChange w:author="Valerie Nguyen" w:id="2" w:date="2026-04-30T21:46:44Z">
            <w:rPr>
              <w:sz w:val="20"/>
              <w:szCs w:val="20"/>
            </w:rPr>
          </w:rPrChange>
        </w:rPr>
      </w:pPr>
      <w:ins w:author="Valerie Nguyen" w:id="1" w:date="2026-04-30T21:46:44Z">
        <w:bookmarkStart w:colFirst="0" w:colLast="0" w:name="_shn169mi8cws" w:id="1"/>
        <w:bookmarkEnd w:id="1"/>
        <w:r w:rsidDel="00000000" w:rsidR="00000000" w:rsidRPr="00000000">
          <w:rPr>
            <w:u w:val="single"/>
            <w:rtl w:val="0"/>
            <w:rPrChange w:author="Valerie Nguyen" w:id="2" w:date="2026-04-30T21:46:44Z">
              <w:rPr>
                <w:sz w:val="20"/>
                <w:szCs w:val="20"/>
              </w:rPr>
            </w:rPrChange>
          </w:rPr>
          <w:t xml:space="preserve">Other Federal and State Funds</w:t>
        </w:r>
      </w:ins>
    </w:p>
    <w:p w:rsidR="00000000" w:rsidDel="00000000" w:rsidP="00000000" w:rsidRDefault="00000000" w:rsidRPr="00000000" w14:paraId="00000073">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
        </w:r>
      </w:ins>
    </w:p>
    <w:p w:rsidR="00000000" w:rsidDel="00000000" w:rsidP="00000000" w:rsidRDefault="00000000" w:rsidRPr="00000000" w14:paraId="00000074">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Change w:author="Valerie Nguyen" w:id="2" w:date="2026-04-30T21:46:44Z">
              <w:rPr>
                <w:sz w:val="20"/>
                <w:szCs w:val="20"/>
              </w:rPr>
            </w:rPrChange>
          </w:rPr>
          <w:t xml:space="preserve">The data analyst will generate a subset dataframe to include other federal and state fund (OFSF) information. </w:t>
        </w:r>
      </w:ins>
    </w:p>
    <w:p w:rsidR="00000000" w:rsidDel="00000000" w:rsidP="00000000" w:rsidRDefault="00000000" w:rsidRPr="00000000" w14:paraId="00000075">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
        </w:r>
      </w:ins>
    </w:p>
    <w:p w:rsidR="00000000" w:rsidDel="00000000" w:rsidP="00000000" w:rsidRDefault="00000000" w:rsidRPr="00000000" w14:paraId="00000076">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Change w:author="Valerie Nguyen" w:id="2" w:date="2026-04-30T21:46:44Z">
              <w:rPr>
                <w:sz w:val="20"/>
                <w:szCs w:val="20"/>
              </w:rPr>
            </w:rPrChange>
          </w:rPr>
          <w:t xml:space="preserve">The secondary dataset will be ancillary to the core dataset and used for additional visualizations. This dataset is stored in a separate file in the main S3 bucket, and it includes all the categories above.</w:t>
        </w:r>
      </w:ins>
    </w:p>
    <w:p w:rsidR="00000000" w:rsidDel="00000000" w:rsidP="00000000" w:rsidRDefault="00000000" w:rsidRPr="00000000" w14:paraId="00000077">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
        </w:r>
      </w:ins>
    </w:p>
    <w:p w:rsidR="00000000" w:rsidDel="00000000" w:rsidP="00000000" w:rsidRDefault="00000000" w:rsidRPr="00000000" w14:paraId="00000078">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Change w:author="Valerie Nguyen" w:id="2" w:date="2026-04-30T21:46:44Z">
              <w:rPr>
                <w:sz w:val="20"/>
                <w:szCs w:val="20"/>
              </w:rPr>
            </w:rPrChange>
          </w:rPr>
          <w:t xml:space="preserve">Data Standardization: If a category in the core data dictionary above is defined differently for other federal and state funds, we define it below. </w:t>
        </w:r>
      </w:ins>
    </w:p>
    <w:p w:rsidR="00000000" w:rsidDel="00000000" w:rsidP="00000000" w:rsidRDefault="00000000" w:rsidRPr="00000000" w14:paraId="00000079">
      <w:pPr>
        <w:rPr>
          <w:ins w:author="Valerie Nguyen" w:id="1" w:date="2026-04-30T21:46:44Z"/>
          <w:rPrChange w:author="Valerie Nguyen" w:id="2" w:date="2026-04-30T21:46:44Z">
            <w:rPr>
              <w:sz w:val="20"/>
              <w:szCs w:val="20"/>
            </w:rPr>
          </w:rPrChange>
        </w:rPr>
      </w:pPr>
      <w:ins w:author="Valerie Nguyen" w:id="1" w:date="2026-04-30T21:46:44Z">
        <w:r w:rsidDel="00000000" w:rsidR="00000000" w:rsidRPr="00000000">
          <w:rPr>
            <w:rtl w:val="0"/>
          </w:rPr>
        </w:r>
      </w:ins>
    </w:p>
    <w:p w:rsidR="00000000" w:rsidDel="00000000" w:rsidP="00000000" w:rsidRDefault="00000000" w:rsidRPr="00000000" w14:paraId="0000007A">
      <w:pPr>
        <w:numPr>
          <w:ilvl w:val="0"/>
          <w:numId w:val="2"/>
        </w:numPr>
        <w:ind w:left="720" w:hanging="360"/>
        <w:rPr>
          <w:ins w:author="Valerie Nguyen" w:id="1" w:date="2026-04-30T21:46:44Z"/>
          <w:b w:val="1"/>
          <w:bCs w:val="1"/>
          <w:sz w:val="20"/>
          <w:szCs w:val="20"/>
        </w:rPr>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Other State or Federal Project Cost:</w:t>
        </w:r>
        <w:r w:rsidDel="00000000" w:rsidR="00000000" w:rsidRPr="00000000">
          <w:rPr>
            <w:sz w:val="20"/>
            <w:szCs w:val="20"/>
            <w:rtl w:val="0"/>
            <w:rPrChange w:author="Valerie Nguyen" w:id="2" w:date="2026-04-30T21:46:44Z">
              <w:rPr>
                <w:sz w:val="20"/>
                <w:szCs w:val="20"/>
              </w:rPr>
            </w:rPrChange>
          </w:rPr>
          <w:t xml:space="preserve"> No Information</w:t>
        </w:r>
      </w:ins>
    </w:p>
    <w:p w:rsidR="00000000" w:rsidDel="00000000" w:rsidP="00000000" w:rsidRDefault="00000000" w:rsidRPr="00000000" w14:paraId="0000007B">
      <w:pPr>
        <w:numPr>
          <w:ilvl w:val="0"/>
          <w:numId w:val="2"/>
        </w:numPr>
        <w:ind w:left="720" w:hanging="360"/>
        <w:rPr>
          <w:ins w:author="Valerie Nguyen" w:id="1" w:date="2026-04-30T21:46:44Z"/>
          <w:b w:val="1"/>
          <w:bCs w:val="1"/>
          <w:sz w:val="20"/>
          <w:szCs w:val="20"/>
        </w:rPr>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Other State or Federal Requested Amount: </w:t>
        </w:r>
        <w:r w:rsidDel="00000000" w:rsidR="00000000" w:rsidRPr="00000000">
          <w:rPr>
            <w:sz w:val="20"/>
            <w:szCs w:val="20"/>
            <w:rtl w:val="0"/>
            <w:rPrChange w:author="Valerie Nguyen" w:id="2" w:date="2026-04-30T21:46:44Z">
              <w:rPr>
                <w:sz w:val="20"/>
                <w:szCs w:val="20"/>
              </w:rPr>
            </w:rPrChange>
          </w:rPr>
          <w:t xml:space="preserve">No Information</w:t>
        </w:r>
      </w:ins>
    </w:p>
    <w:p w:rsidR="00000000" w:rsidDel="00000000" w:rsidP="00000000" w:rsidRDefault="00000000" w:rsidRPr="00000000" w14:paraId="0000007C">
      <w:pPr>
        <w:numPr>
          <w:ilvl w:val="0"/>
          <w:numId w:val="2"/>
        </w:numPr>
        <w:ind w:left="720" w:hanging="360"/>
        <w:rPr>
          <w:ins w:author="Valerie Nguyen" w:id="1" w:date="2026-04-30T21:46:44Z"/>
          <w:rFonts w:ascii="Calibri" w:cs="Calibri" w:eastAsia="Calibri" w:hAnsi="Calibri"/>
          <w:b w:val="1"/>
          <w:bCs w:val="1"/>
          <w:sz w:val="20"/>
          <w:szCs w:val="20"/>
        </w:rPr>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Other State or Federal Funding Amount: </w:t>
        </w:r>
      </w:ins>
    </w:p>
    <w:p w:rsidR="00000000" w:rsidDel="00000000" w:rsidP="00000000" w:rsidRDefault="00000000" w:rsidRPr="00000000" w14:paraId="0000007D">
      <w:pPr>
        <w:numPr>
          <w:ilvl w:val="1"/>
          <w:numId w:val="2"/>
        </w:numPr>
        <w:ind w:left="1440" w:hanging="360"/>
        <w:rPr>
          <w:ins w:author="Valerie Nguyen" w:id="1" w:date="2026-04-30T21:46:44Z"/>
          <w:rFonts w:ascii="Calibri" w:cs="Calibri" w:eastAsia="Calibri" w:hAnsi="Calibri"/>
          <w:b w:val="1"/>
          <w:bCs w:val="1"/>
          <w:sz w:val="20"/>
          <w:szCs w:val="20"/>
        </w:rPr>
      </w:pPr>
      <w:ins w:author="Valerie Nguyen" w:id="1" w:date="2026-04-30T21:46:44Z">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General and EC Fundable List and </w:t>
        </w:r>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Not Eligible List: Sum of</w:t>
        </w:r>
        <w:r w:rsidDel="00000000" w:rsidR="00000000" w:rsidRPr="00000000">
          <w:rPr>
            <w:b w:val="1"/>
            <w:bCs w:val="1"/>
            <w:i w:val="1"/>
            <w:iCs w:val="1"/>
            <w:sz w:val="20"/>
            <w:szCs w:val="20"/>
            <w:rtl w:val="0"/>
            <w:rPrChange w:author="Valerie Nguyen" w:id="2" w:date="2026-04-30T21:46:44Z">
              <w:rPr>
                <w:sz w:val="20"/>
                <w:szCs w:val="20"/>
              </w:rPr>
            </w:rPrChange>
          </w:rPr>
          <w:t xml:space="preserve"> </w:t>
        </w:r>
        <w:r w:rsidDel="00000000" w:rsidR="00000000" w:rsidRPr="00000000">
          <w:rPr>
            <w:i w:val="1"/>
            <w:iCs w:val="1"/>
            <w:sz w:val="20"/>
            <w:szCs w:val="20"/>
            <w:rtl w:val="0"/>
            <w:rPrChange w:author="Valerie Nguyen" w:id="2" w:date="2026-04-30T21:46:44Z">
              <w:rPr>
                <w:sz w:val="20"/>
                <w:szCs w:val="20"/>
              </w:rPr>
            </w:rPrChange>
          </w:rPr>
          <w:t xml:space="preserve">Estimated WIF Grant NOT FINAL (3), State or Federal Appropriation,</w:t>
        </w:r>
        <w:r w:rsidDel="00000000" w:rsidR="00000000" w:rsidRPr="00000000">
          <w:rPr>
            <w:sz w:val="20"/>
            <w:szCs w:val="20"/>
            <w:rtl w:val="0"/>
            <w:rPrChange w:author="Valerie Nguyen" w:id="2" w:date="2026-04-30T21:46:44Z">
              <w:rPr>
                <w:sz w:val="20"/>
                <w:szCs w:val="20"/>
              </w:rPr>
            </w:rPrChange>
          </w:rPr>
          <w:t xml:space="preserve"> and </w:t>
        </w:r>
        <w:r w:rsidDel="00000000" w:rsidR="00000000" w:rsidRPr="00000000">
          <w:rPr>
            <w:i w:val="1"/>
            <w:iCs w:val="1"/>
            <w:sz w:val="20"/>
            <w:szCs w:val="20"/>
            <w:rtl w:val="0"/>
            <w:rPrChange w:author="Valerie Nguyen" w:id="2" w:date="2026-04-30T21:46:44Z">
              <w:rPr>
                <w:sz w:val="20"/>
                <w:szCs w:val="20"/>
              </w:rPr>
            </w:rPrChange>
          </w:rPr>
          <w:t xml:space="preserve">Other Funds</w:t>
        </w:r>
      </w:ins>
    </w:p>
    <w:p w:rsidR="00000000" w:rsidDel="00000000" w:rsidP="00000000" w:rsidRDefault="00000000" w:rsidRPr="00000000" w14:paraId="0000007E">
      <w:pPr>
        <w:numPr>
          <w:ilvl w:val="1"/>
          <w:numId w:val="2"/>
        </w:numPr>
        <w:ind w:left="1440" w:hanging="360"/>
        <w:rPr>
          <w:ins w:author="Valerie Nguyen" w:id="1" w:date="2026-04-30T21:46:44Z"/>
          <w:sz w:val="20"/>
          <w:szCs w:val="20"/>
        </w:rPr>
      </w:pPr>
      <w:ins w:author="Valerie Nguyen" w:id="1" w:date="2026-04-30T21:46:44Z">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LSL Fundable List: </w:t>
        </w:r>
        <w:r w:rsidDel="00000000" w:rsidR="00000000" w:rsidRPr="00000000">
          <w:rPr>
            <w:i w:val="1"/>
            <w:iCs w:val="1"/>
            <w:sz w:val="20"/>
            <w:szCs w:val="20"/>
            <w:rtl w:val="0"/>
            <w:rPrChange w:author="Valerie Nguyen" w:id="2" w:date="2026-04-30T21:46:44Z">
              <w:rPr>
                <w:sz w:val="20"/>
                <w:szCs w:val="20"/>
              </w:rPr>
            </w:rPrChange>
          </w:rPr>
          <w:t xml:space="preserve">Estimated State LSL Grant (5)</w:t>
        </w:r>
      </w:ins>
    </w:p>
    <w:p w:rsidR="00000000" w:rsidDel="00000000" w:rsidP="00000000" w:rsidRDefault="00000000" w:rsidRPr="00000000" w14:paraId="0000007F">
      <w:pPr>
        <w:numPr>
          <w:ilvl w:val="1"/>
          <w:numId w:val="2"/>
        </w:numPr>
        <w:ind w:left="1440" w:hanging="360"/>
        <w:rPr>
          <w:ins w:author="Valerie Nguyen" w:id="1" w:date="2026-04-30T21:46:44Z"/>
          <w:sz w:val="20"/>
          <w:szCs w:val="20"/>
        </w:rPr>
      </w:pPr>
      <w:ins w:author="Valerie Nguyen" w:id="1" w:date="2026-04-30T21:46:44Z">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Comprehensive List: No Information</w:t>
        </w:r>
      </w:ins>
    </w:p>
    <w:p w:rsidR="00000000" w:rsidDel="00000000" w:rsidP="00000000" w:rsidRDefault="00000000" w:rsidRPr="00000000" w14:paraId="00000080">
      <w:pPr>
        <w:numPr>
          <w:ilvl w:val="0"/>
          <w:numId w:val="2"/>
        </w:numPr>
        <w:ind w:left="720" w:hanging="360"/>
        <w:rPr>
          <w:ins w:author="Valerie Nguyen" w:id="1" w:date="2026-04-30T21:46:44Z"/>
        </w:rPr>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Expecting Other State or Federal Funding?:</w:t>
        </w:r>
        <w:r w:rsidDel="00000000" w:rsidR="00000000" w:rsidRPr="00000000">
          <w:rPr>
            <w:rtl w:val="0"/>
          </w:rPr>
        </w:r>
      </w:ins>
    </w:p>
    <w:p w:rsidR="00000000" w:rsidDel="00000000" w:rsidP="00000000" w:rsidRDefault="00000000" w:rsidRPr="00000000" w14:paraId="00000081">
      <w:pPr>
        <w:numPr>
          <w:ilvl w:val="1"/>
          <w:numId w:val="2"/>
        </w:numPr>
        <w:ind w:left="1440" w:hanging="360"/>
        <w:rPr>
          <w:ins w:author="Valerie Nguyen" w:id="1" w:date="2026-04-30T21:46:44Z"/>
          <w:sz w:val="20"/>
          <w:szCs w:val="20"/>
        </w:rPr>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Yes</w:t>
        </w:r>
        <w:r w:rsidDel="00000000" w:rsidR="00000000" w:rsidRPr="00000000">
          <w:rPr>
            <w:sz w:val="20"/>
            <w:szCs w:val="20"/>
            <w:rtl w:val="0"/>
            <w:rPrChange w:author="Valerie Nguyen" w:id="2" w:date="2026-04-30T21:46:44Z">
              <w:rPr>
                <w:sz w:val="20"/>
                <w:szCs w:val="20"/>
              </w:rPr>
            </w:rPrChange>
          </w:rPr>
          <w:t xml:space="preserve">: </w:t>
        </w:r>
      </w:ins>
    </w:p>
    <w:p w:rsidR="00000000" w:rsidDel="00000000" w:rsidP="00000000" w:rsidRDefault="00000000" w:rsidRPr="00000000" w14:paraId="00000082">
      <w:pPr>
        <w:numPr>
          <w:ilvl w:val="2"/>
          <w:numId w:val="2"/>
        </w:numPr>
        <w:ind w:left="2160" w:hanging="360"/>
        <w:rPr>
          <w:ins w:author="Valerie Nguyen" w:id="1" w:date="2026-04-30T21:46:44Z"/>
          <w:sz w:val="20"/>
          <w:szCs w:val="20"/>
        </w:rPr>
      </w:pPr>
      <w:ins w:author="Valerie Nguyen" w:id="1" w:date="2026-04-30T21:46:44Z">
        <w:r w:rsidDel="00000000" w:rsidR="00000000" w:rsidRPr="00000000">
          <w:rPr>
            <w:sz w:val="20"/>
            <w:szCs w:val="20"/>
            <w:rtl w:val="0"/>
            <w:rPrChange w:author="Valerie Nguyen" w:id="2" w:date="2026-04-30T21:46:44Z">
              <w:rPr>
                <w:sz w:val="20"/>
                <w:szCs w:val="20"/>
              </w:rPr>
            </w:rPrChange>
          </w:rPr>
          <w:t xml:space="preserve">Projects on the </w:t>
        </w:r>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General and EC Fundable List and </w:t>
        </w:r>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Not Eligible List with a dollar value in </w:t>
        </w:r>
        <w:r w:rsidDel="00000000" w:rsidR="00000000" w:rsidRPr="00000000">
          <w:rPr>
            <w:i w:val="1"/>
            <w:iCs w:val="1"/>
            <w:sz w:val="20"/>
            <w:szCs w:val="20"/>
            <w:rtl w:val="0"/>
            <w:rPrChange w:author="Valerie Nguyen" w:id="2" w:date="2026-04-30T21:46:44Z">
              <w:rPr>
                <w:sz w:val="20"/>
                <w:szCs w:val="20"/>
              </w:rPr>
            </w:rPrChange>
          </w:rPr>
          <w:t xml:space="preserve">Estimated WIF Grant NOT FINAL (3)</w:t>
        </w:r>
        <w:r w:rsidDel="00000000" w:rsidR="00000000" w:rsidRPr="00000000">
          <w:rPr>
            <w:sz w:val="20"/>
            <w:szCs w:val="20"/>
            <w:rtl w:val="0"/>
            <w:rPrChange w:author="Valerie Nguyen" w:id="2" w:date="2026-04-30T21:46:44Z">
              <w:rPr>
                <w:sz w:val="20"/>
                <w:szCs w:val="20"/>
              </w:rPr>
            </w:rPrChange>
          </w:rPr>
          <w:t xml:space="preserve">, </w:t>
        </w:r>
        <w:r w:rsidDel="00000000" w:rsidR="00000000" w:rsidRPr="00000000">
          <w:rPr>
            <w:i w:val="1"/>
            <w:iCs w:val="1"/>
            <w:sz w:val="20"/>
            <w:szCs w:val="20"/>
            <w:rtl w:val="0"/>
            <w:rPrChange w:author="Valerie Nguyen" w:id="2" w:date="2026-04-30T21:46:44Z">
              <w:rPr>
                <w:sz w:val="20"/>
                <w:szCs w:val="20"/>
              </w:rPr>
            </w:rPrChange>
          </w:rPr>
          <w:t xml:space="preserve">State or Federal Appropriation</w:t>
        </w:r>
        <w:r w:rsidDel="00000000" w:rsidR="00000000" w:rsidRPr="00000000">
          <w:rPr>
            <w:sz w:val="20"/>
            <w:szCs w:val="20"/>
            <w:rtl w:val="0"/>
            <w:rPrChange w:author="Valerie Nguyen" w:id="2" w:date="2026-04-30T21:46:44Z">
              <w:rPr>
                <w:sz w:val="20"/>
                <w:szCs w:val="20"/>
              </w:rPr>
            </w:rPrChange>
          </w:rPr>
          <w:t xml:space="preserve">, and </w:t>
        </w:r>
        <w:r w:rsidDel="00000000" w:rsidR="00000000" w:rsidRPr="00000000">
          <w:rPr>
            <w:i w:val="1"/>
            <w:iCs w:val="1"/>
            <w:sz w:val="20"/>
            <w:szCs w:val="20"/>
            <w:rtl w:val="0"/>
            <w:rPrChange w:author="Valerie Nguyen" w:id="2" w:date="2026-04-30T21:46:44Z">
              <w:rPr>
                <w:sz w:val="20"/>
                <w:szCs w:val="20"/>
              </w:rPr>
            </w:rPrChange>
          </w:rPr>
          <w:t xml:space="preserve">Other Funds</w:t>
        </w:r>
      </w:ins>
    </w:p>
    <w:p w:rsidR="00000000" w:rsidDel="00000000" w:rsidP="00000000" w:rsidRDefault="00000000" w:rsidRPr="00000000" w14:paraId="00000083">
      <w:pPr>
        <w:numPr>
          <w:ilvl w:val="2"/>
          <w:numId w:val="2"/>
        </w:numPr>
        <w:ind w:left="2160" w:hanging="360"/>
        <w:rPr>
          <w:ins w:author="Valerie Nguyen" w:id="1" w:date="2026-04-30T21:46:44Z"/>
          <w:sz w:val="20"/>
          <w:szCs w:val="20"/>
        </w:rPr>
      </w:pPr>
      <w:ins w:author="Valerie Nguyen" w:id="1" w:date="2026-04-30T21:46:44Z">
        <w:r w:rsidDel="00000000" w:rsidR="00000000" w:rsidRPr="00000000">
          <w:rPr>
            <w:sz w:val="20"/>
            <w:szCs w:val="20"/>
            <w:rtl w:val="0"/>
            <w:rPrChange w:author="Valerie Nguyen" w:id="2" w:date="2026-04-30T21:46:44Z">
              <w:rPr>
                <w:sz w:val="20"/>
                <w:szCs w:val="20"/>
              </w:rPr>
            </w:rPrChange>
          </w:rPr>
          <w:t xml:space="preserve">Projects on the </w:t>
        </w:r>
        <w:r w:rsidDel="00000000" w:rsidR="00000000" w:rsidRPr="00000000">
          <w:rPr>
            <w:sz w:val="20"/>
            <w:szCs w:val="20"/>
            <w:rtl w:val="0"/>
            <w:rPrChange w:author="Valerie Nguyen" w:id="2" w:date="2026-04-30T21:46:44Z">
              <w:rPr>
                <w:sz w:val="20"/>
                <w:szCs w:val="20"/>
              </w:rPr>
            </w:rPrChange>
          </w:rPr>
          <w:t xml:space="preserve">SFY25</w:t>
        </w:r>
        <w:r w:rsidDel="00000000" w:rsidR="00000000" w:rsidRPr="00000000">
          <w:rPr>
            <w:sz w:val="20"/>
            <w:szCs w:val="20"/>
            <w:rtl w:val="0"/>
            <w:rPrChange w:author="Valerie Nguyen" w:id="2" w:date="2026-04-30T21:46:44Z">
              <w:rPr>
                <w:sz w:val="20"/>
                <w:szCs w:val="20"/>
              </w:rPr>
            </w:rPrChange>
          </w:rPr>
          <w:t xml:space="preserve"> LSL Fundable List with a dollar value in </w:t>
        </w:r>
        <w:r w:rsidDel="00000000" w:rsidR="00000000" w:rsidRPr="00000000">
          <w:rPr>
            <w:i w:val="1"/>
            <w:iCs w:val="1"/>
            <w:sz w:val="20"/>
            <w:szCs w:val="20"/>
            <w:rtl w:val="0"/>
            <w:rPrChange w:author="Valerie Nguyen" w:id="2" w:date="2026-04-30T21:46:44Z">
              <w:rPr>
                <w:sz w:val="20"/>
                <w:szCs w:val="20"/>
              </w:rPr>
            </w:rPrChange>
          </w:rPr>
          <w:t xml:space="preserve">Estimated State LSL Grant (5)</w:t>
        </w:r>
      </w:ins>
    </w:p>
    <w:p w:rsidR="00000000" w:rsidDel="00000000" w:rsidP="00000000" w:rsidRDefault="00000000" w:rsidRPr="00000000" w14:paraId="00000084">
      <w:pPr>
        <w:numPr>
          <w:ilvl w:val="1"/>
          <w:numId w:val="2"/>
        </w:numPr>
        <w:ind w:left="1440" w:hanging="360"/>
        <w:rPr>
          <w:sz w:val="20"/>
          <w:szCs w:val="20"/>
          <w:rPrChange w:author="Valerie Nguyen" w:id="2" w:date="2026-04-30T21:46:44Z">
            <w:rPr>
              <w:sz w:val="20"/>
              <w:szCs w:val="20"/>
            </w:rPr>
          </w:rPrChange>
        </w:rPr>
        <w:pPrChange w:author="Valerie Nguyen" w:id="0" w:date="2026-04-30T21:46:44Z">
          <w:pPr/>
        </w:pPrChange>
      </w:pPr>
      <w:ins w:author="Valerie Nguyen" w:id="1" w:date="2026-04-30T21:46:44Z">
        <w:r w:rsidDel="00000000" w:rsidR="00000000" w:rsidRPr="00000000">
          <w:rPr>
            <w:b w:val="1"/>
            <w:bCs w:val="1"/>
            <w:sz w:val="20"/>
            <w:szCs w:val="20"/>
            <w:rtl w:val="0"/>
            <w:rPrChange w:author="Valerie Nguyen" w:id="2" w:date="2026-04-30T21:46:44Z">
              <w:rPr>
                <w:sz w:val="20"/>
                <w:szCs w:val="20"/>
              </w:rPr>
            </w:rPrChange>
          </w:rPr>
          <w:t xml:space="preserve">No Information</w:t>
        </w:r>
        <w:r w:rsidDel="00000000" w:rsidR="00000000" w:rsidRPr="00000000">
          <w:rPr>
            <w:sz w:val="20"/>
            <w:szCs w:val="20"/>
            <w:rtl w:val="0"/>
            <w:rPrChange w:author="Valerie Nguyen" w:id="2" w:date="2026-04-30T21:46:44Z">
              <w:rPr>
                <w:sz w:val="20"/>
                <w:szCs w:val="20"/>
              </w:rPr>
            </w:rPrChange>
          </w:rPr>
          <w:t xml:space="preserve">: All other projects</w:t>
        </w:r>
      </w:ins>
      <w:r w:rsidDel="00000000" w:rsidR="00000000" w:rsidRPr="00000000">
        <w:rPr>
          <w:rtl w:val="0"/>
        </w:rPr>
      </w:r>
    </w:p>
    <w:p w:rsidR="00000000" w:rsidDel="00000000" w:rsidP="00000000" w:rsidRDefault="00000000" w:rsidRPr="00000000" w14:paraId="00000085">
      <w:pPr>
        <w:spacing w:before="200" w:lineRule="auto"/>
        <w:ind w:left="0" w:firstLine="0"/>
        <w:rPr>
          <w:sz w:val="20"/>
          <w:szCs w:val="20"/>
        </w:rPr>
      </w:pPr>
      <w:r w:rsidDel="00000000" w:rsidR="00000000" w:rsidRPr="00000000">
        <w:rPr>
          <w:rtl w:val="0"/>
        </w:rPr>
      </w:r>
    </w:p>
    <w:sectPr>
      <w:headerReference r:id="rId8" w:type="default"/>
      <w:footerReference r:id="rId9"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Goshen" w:id="6" w:date="2026-04-17T19:04:0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this is super important to note in F&amp;R -- it looks like these additional state grants are making sure that. the loan portions are covered by state grant dollars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Danielle Goshen" w:id="4" w:date="2026-04-17T18:56:48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please make sure to note this in our F&amp;R we do not know DAC eligibility and therefore PF / maybe final funding for new projects, as the affordability analysis has not taken place yet. Please add this on list of questions to ask during external review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Danielle Goshen" w:id="5" w:date="2026-04-17T18:56:4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please make sure to note this in our F&amp;R we do not know DAC eligibility and therefore PF / maybe final funding for new projects, as the affordability analysis has not taken place yet. Please add this on list of questions to ask during external review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Danielle Goshen" w:id="0" w:date="2026-04-16T00:18:59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we should have a note in our F&amp;R that while the IUPs state these projects are not eligible, they are in fact eligible, just haven't met admin completeness OR outside fundable range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Danielle Goshen" w:id="7" w:date="2026-04-16T00:17:09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 return</w:t>
      </w:r>
    </w:p>
  </w:comment>
  <w:comment w:author="Phil Cork" w:id="1" w:date="2026-04-15T20:46:2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Looks like there's also an "Estimated DWRF Emerging Contaminant PF Grant NOT FINAL (2)" in the dataset from the base/ec fundable table.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access the document itself, so I'm wondering whether this is intended or was a scraping anomaly?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possible this was an error and that should have been the DAC PF column? Or are there two different EC PF columns in this year?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danielle@policyinnovation.org_</w:t>
      </w:r>
    </w:p>
  </w:comment>
  <w:comment w:author="Danielle Goshen" w:id="2" w:date="2026-04-17T18:53:36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am not following the question @prcork@gmail.com</w:t>
      </w:r>
    </w:p>
  </w:comment>
  <w:comment w:author="Phil Cork" w:id="3" w:date="2026-04-17T21:41:13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access to the doc for some reason, so I can't go and look at the PDF to confirm, but instead of a DAC PF column in this table, there is a second EC column called "Estimated DWRF Emerging Contaminant PF Grant NOT FINAL (2)" -- I'm trying to figure out if that is a scraping error or if that is the column in the actual table and can't confirm for myself at this moment.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left"/>
      <w:rPr>
        <w:sz w:val="16"/>
        <w:szCs w:val="16"/>
      </w:rPr>
    </w:pPr>
    <w:r w:rsidDel="00000000" w:rsidR="00000000" w:rsidRPr="00000000">
      <w:rPr>
        <w:rtl w:val="0"/>
      </w:rPr>
    </w:r>
  </w:p>
  <w:p w:rsidR="00000000" w:rsidDel="00000000" w:rsidP="00000000" w:rsidRDefault="00000000" w:rsidRPr="00000000" w14:paraId="00000089">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E84TfQ3VzK7nqYtyRUflJuZXhfuww00s/view?usp=drive_link"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