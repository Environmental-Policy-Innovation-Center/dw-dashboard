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434343"/>
          <w:sz w:val="28"/>
          <w:szCs w:val="28"/>
        </w:rPr>
      </w:pPr>
      <w:bookmarkStart w:colFirst="0" w:colLast="0" w:name="_3cezleov4q65" w:id="0"/>
      <w:bookmarkEnd w:id="0"/>
      <w:r w:rsidDel="00000000" w:rsidR="00000000" w:rsidRPr="00000000">
        <w:rPr>
          <w:rtl w:val="0"/>
        </w:rPr>
        <w:t xml:space="preserve">Tennessee</w:t>
      </w:r>
      <w:r w:rsidDel="00000000" w:rsidR="00000000" w:rsidRPr="00000000">
        <w:rPr>
          <w:b w:val="1"/>
          <w:bCs w:val="1"/>
          <w:rtl w:val="0"/>
        </w:rPr>
        <w:t xml:space="preserve"> Data Dictionary</w:t>
      </w:r>
      <w:r w:rsidDel="00000000" w:rsidR="00000000" w:rsidRPr="00000000">
        <w:rPr>
          <w:rtl w:val="0"/>
        </w:rPr>
        <w:t xml:space="preserve">, Year 5 </w:t>
      </w:r>
      <w:r w:rsidDel="00000000" w:rsidR="00000000" w:rsidRPr="00000000">
        <w:rPr>
          <w:color w:val="434343"/>
          <w:sz w:val="28"/>
          <w:szCs w:val="28"/>
          <w:rtl w:val="0"/>
        </w:rPr>
        <w:t xml:space="preserve">[</w:t>
      </w:r>
      <w:r w:rsidDel="00000000" w:rsidR="00000000" w:rsidRPr="00000000">
        <w:rPr>
          <w:color w:val="ff9900"/>
          <w:sz w:val="28"/>
          <w:szCs w:val="28"/>
          <w:rtl w:val="0"/>
        </w:rPr>
        <w:t xml:space="preserve">Updates in progress</w:t>
      </w:r>
      <w:r w:rsidDel="00000000" w:rsidR="00000000" w:rsidRPr="00000000">
        <w:rPr>
          <w:color w:val="434343"/>
          <w:sz w:val="28"/>
          <w:szCs w:val="28"/>
          <w:rtl w:val="0"/>
        </w:rPr>
        <w:t xml:space="preserve">]</w:t>
      </w:r>
    </w:p>
    <w:p w:rsidR="00000000" w:rsidDel="00000000" w:rsidP="00000000" w:rsidRDefault="00000000" w:rsidRPr="00000000" w14:paraId="00000002">
      <w:pPr>
        <w:rPr>
          <w:sz w:val="20"/>
          <w:szCs w:val="20"/>
        </w:rPr>
      </w:pPr>
      <w:r w:rsidDel="00000000" w:rsidR="00000000" w:rsidRPr="00000000">
        <w:rPr>
          <w:sz w:val="20"/>
          <w:szCs w:val="20"/>
          <w:rtl w:val="0"/>
        </w:rPr>
        <w:t xml:space="preserve">Last updated: 05/05/2026</w:t>
      </w:r>
      <w:ins w:author="Danielle Goshen" w:id="0" w:date="2026-05-08T16:27:38Z">
        <w:r w:rsidDel="00000000" w:rsidR="00000000" w:rsidRPr="00000000">
          <w:rPr>
            <w:sz w:val="20"/>
            <w:szCs w:val="20"/>
            <w:rtl w:val="0"/>
          </w:rPr>
          <w:t xml:space="preserve">; DG </w:t>
        </w:r>
      </w:ins>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5">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6">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7">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8">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9">
      <w:pPr>
        <w:numPr>
          <w:ilvl w:val="0"/>
          <w:numId w:val="3"/>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A">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B">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C">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D">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E">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0F">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0">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1">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2">
      <w:pPr>
        <w:numPr>
          <w:ilvl w:val="0"/>
          <w:numId w:val="3"/>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3">
      <w:pPr>
        <w:numPr>
          <w:ilvl w:val="0"/>
          <w:numId w:val="3"/>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4">
      <w:pPr>
        <w:numPr>
          <w:ilvl w:val="0"/>
          <w:numId w:val="3"/>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5">
      <w:pPr>
        <w:numPr>
          <w:ilvl w:val="1"/>
          <w:numId w:val="3"/>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6">
      <w:pPr>
        <w:numPr>
          <w:ilvl w:val="1"/>
          <w:numId w:val="3"/>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7">
      <w:pPr>
        <w:numPr>
          <w:ilvl w:val="1"/>
          <w:numId w:val="3"/>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State documents from which data for SFY2027 has been collected:</w:t>
      </w:r>
      <w:r w:rsidDel="00000000" w:rsidR="00000000" w:rsidRPr="00000000">
        <w:rPr>
          <w:rtl w:val="0"/>
        </w:rPr>
      </w:r>
    </w:p>
    <w:p w:rsidR="00000000" w:rsidDel="00000000" w:rsidP="00000000" w:rsidRDefault="00000000" w:rsidRPr="00000000" w14:paraId="0000001A">
      <w:pPr>
        <w:numPr>
          <w:ilvl w:val="0"/>
          <w:numId w:val="1"/>
        </w:numPr>
        <w:ind w:left="720" w:hanging="360"/>
        <w:rPr>
          <w:sz w:val="20"/>
          <w:szCs w:val="20"/>
        </w:rPr>
      </w:pPr>
      <w:hyperlink r:id="rId7">
        <w:r w:rsidDel="00000000" w:rsidR="00000000" w:rsidRPr="00000000">
          <w:rPr>
            <w:color w:val="1155cc"/>
            <w:sz w:val="20"/>
            <w:szCs w:val="20"/>
            <w:u w:val="single"/>
            <w:rtl w:val="0"/>
          </w:rPr>
          <w:t xml:space="preserve">Intended Use Plan Drinking Water State Revolving Fund State Fiscal Year (SFY) 2027 Federal Fiscal Year (FFY) 2026</w:t>
        </w:r>
      </w:hyperlink>
      <w:r w:rsidDel="00000000" w:rsidR="00000000" w:rsidRPr="00000000">
        <w:rPr>
          <w:sz w:val="20"/>
          <w:szCs w:val="20"/>
          <w:rtl w:val="0"/>
        </w:rPr>
        <w:t xml:space="preserve">, Draft, April 30, 2026 (SFY27 Base/IIJA Gen Supp IUP)</w:t>
      </w:r>
    </w:p>
    <w:p w:rsidR="00000000" w:rsidDel="00000000" w:rsidP="00000000" w:rsidRDefault="00000000" w:rsidRPr="00000000" w14:paraId="0000001B">
      <w:pPr>
        <w:numPr>
          <w:ilvl w:val="1"/>
          <w:numId w:val="1"/>
        </w:numPr>
        <w:ind w:left="1440" w:hanging="360"/>
        <w:rPr>
          <w:sz w:val="20"/>
          <w:szCs w:val="20"/>
        </w:rPr>
      </w:pPr>
      <w:hyperlink r:id="rId8">
        <w:r w:rsidDel="00000000" w:rsidR="00000000" w:rsidRPr="00000000">
          <w:rPr>
            <w:color w:val="1155cc"/>
            <w:sz w:val="20"/>
            <w:szCs w:val="20"/>
            <w:u w:val="single"/>
            <w:rtl w:val="0"/>
          </w:rPr>
          <w:t xml:space="preserve">Drinking Water State Revolving Fund 2026 Priority Ranking List</w:t>
        </w:r>
      </w:hyperlink>
      <w:r w:rsidDel="00000000" w:rsidR="00000000" w:rsidRPr="00000000">
        <w:rPr>
          <w:sz w:val="20"/>
          <w:szCs w:val="20"/>
          <w:rtl w:val="0"/>
        </w:rPr>
        <w:t xml:space="preserve">, Draft, March 20, 2026, PDF pp. 1-6 (SFY27 Base/IIJA Gen Supp PPL)</w:t>
      </w:r>
      <w:r w:rsidDel="00000000" w:rsidR="00000000" w:rsidRPr="00000000">
        <w:rPr>
          <w:rtl w:val="0"/>
        </w:rPr>
      </w:r>
    </w:p>
    <w:p w:rsidR="00000000" w:rsidDel="00000000" w:rsidP="00000000" w:rsidRDefault="00000000" w:rsidRPr="00000000" w14:paraId="0000001C">
      <w:pPr>
        <w:numPr>
          <w:ilvl w:val="2"/>
          <w:numId w:val="1"/>
        </w:numPr>
        <w:ind w:left="2160" w:hanging="360"/>
        <w:rPr>
          <w:sz w:val="20"/>
          <w:szCs w:val="20"/>
        </w:rPr>
      </w:pPr>
      <w:r w:rsidDel="00000000" w:rsidR="00000000" w:rsidRPr="00000000">
        <w:rPr>
          <w:sz w:val="20"/>
          <w:szCs w:val="20"/>
          <w:rtl w:val="0"/>
        </w:rPr>
        <w:t xml:space="preserve">Last Scraped On: 2026-05-06 | Last Scraped By: Maria</w:t>
      </w:r>
    </w:p>
    <w:p w:rsidR="00000000" w:rsidDel="00000000" w:rsidP="00000000" w:rsidRDefault="00000000" w:rsidRPr="00000000" w14:paraId="0000001D">
      <w:pPr>
        <w:numPr>
          <w:ilvl w:val="2"/>
          <w:numId w:val="1"/>
        </w:numPr>
        <w:ind w:left="2160" w:hanging="360"/>
        <w:rPr>
          <w:sz w:val="20"/>
          <w:szCs w:val="20"/>
        </w:rPr>
      </w:pPr>
      <w:r w:rsidDel="00000000" w:rsidR="00000000" w:rsidRPr="00000000">
        <w:rPr>
          <w:sz w:val="20"/>
          <w:szCs w:val="20"/>
          <w:rtl w:val="0"/>
        </w:rPr>
        <w:t xml:space="preserve">Last Reviewed On: 2026-05-06 | Last Reviewed By: Maria</w:t>
      </w:r>
    </w:p>
    <w:p w:rsidR="00000000" w:rsidDel="00000000" w:rsidP="00000000" w:rsidRDefault="00000000" w:rsidRPr="00000000" w14:paraId="0000001E">
      <w:pPr>
        <w:numPr>
          <w:ilvl w:val="0"/>
          <w:numId w:val="1"/>
        </w:numPr>
        <w:ind w:left="720" w:hanging="360"/>
        <w:rPr>
          <w:sz w:val="20"/>
          <w:szCs w:val="20"/>
        </w:rPr>
      </w:pPr>
      <w:commentRangeStart w:id="0"/>
      <w:commentRangeStart w:id="1"/>
      <w:commentRangeStart w:id="2"/>
      <w:commentRangeStart w:id="3"/>
      <w:commentRangeStart w:id="4"/>
      <w:commentRangeStart w:id="5"/>
      <w:commentRangeStart w:id="6"/>
      <w:commentRangeStart w:id="7"/>
      <w:commentRangeStart w:id="8"/>
      <w:hyperlink r:id="rId9">
        <w:r w:rsidDel="00000000" w:rsidR="00000000" w:rsidRPr="00000000">
          <w:rPr>
            <w:color w:val="1155cc"/>
            <w:sz w:val="20"/>
            <w:szCs w:val="20"/>
            <w:u w:val="single"/>
            <w:rtl w:val="0"/>
          </w:rPr>
          <w:t xml:space="preserve">Drinking Water State Revolving Fund &amp; State Water Infrastructure Grants Lead Service Line Intended Use Plan State Fiscal Year (SFY) 2026 Federal Fiscal Year (FFY) 2025</w:t>
        </w:r>
      </w:hyperlink>
      <w:r w:rsidDel="00000000" w:rsidR="00000000" w:rsidRPr="00000000">
        <w:rPr>
          <w:sz w:val="20"/>
          <w:szCs w:val="20"/>
          <w:rtl w:val="0"/>
        </w:rPr>
        <w:t xml:space="preserve">, Draft, April 30, 2026 (SFY27 LSLR IUP)</w:t>
      </w:r>
    </w:p>
    <w:p w:rsidR="00000000" w:rsidDel="00000000" w:rsidP="00000000" w:rsidRDefault="00000000" w:rsidRPr="00000000" w14:paraId="0000001F">
      <w:pPr>
        <w:numPr>
          <w:ilvl w:val="1"/>
          <w:numId w:val="1"/>
        </w:numPr>
        <w:ind w:left="1440" w:hanging="360"/>
        <w:rPr>
          <w:sz w:val="20"/>
          <w:szCs w:val="20"/>
          <w:u w:val="none"/>
        </w:rPr>
      </w:pPr>
      <w:hyperlink r:id="rId10">
        <w:r w:rsidDel="00000000" w:rsidR="00000000" w:rsidRPr="00000000">
          <w:rPr>
            <w:color w:val="1155cc"/>
            <w:sz w:val="20"/>
            <w:szCs w:val="20"/>
            <w:u w:val="single"/>
            <w:rtl w:val="0"/>
          </w:rPr>
          <w:t xml:space="preserve">Drinking Water State Revolving Fund 2024-2026 Lead Service Line Replacement Priority Ranking List</w:t>
        </w:r>
      </w:hyperlink>
      <w:r w:rsidDel="00000000" w:rsidR="00000000" w:rsidRPr="00000000">
        <w:rPr>
          <w:sz w:val="20"/>
          <w:szCs w:val="20"/>
          <w:rtl w:val="0"/>
        </w:rPr>
        <w:t xml:space="preserve">, Amended Draft, April 13, 2026, PDF p. 1 (SFY27 LSLR PPL)</w:t>
      </w:r>
    </w:p>
    <w:p w:rsidR="00000000" w:rsidDel="00000000" w:rsidP="00000000" w:rsidRDefault="00000000" w:rsidRPr="00000000" w14:paraId="00000020">
      <w:pPr>
        <w:numPr>
          <w:ilvl w:val="2"/>
          <w:numId w:val="1"/>
        </w:numPr>
        <w:ind w:left="2160" w:hanging="360"/>
        <w:rPr>
          <w:sz w:val="20"/>
          <w:szCs w:val="20"/>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sz w:val="20"/>
          <w:szCs w:val="20"/>
          <w:rtl w:val="0"/>
        </w:rPr>
        <w:t xml:space="preserve">Last Scraped On: 2026-05-06 | Last Scraped By: Maria</w:t>
      </w:r>
    </w:p>
    <w:p w:rsidR="00000000" w:rsidDel="00000000" w:rsidP="00000000" w:rsidRDefault="00000000" w:rsidRPr="00000000" w14:paraId="00000021">
      <w:pPr>
        <w:numPr>
          <w:ilvl w:val="2"/>
          <w:numId w:val="1"/>
        </w:numPr>
        <w:ind w:left="2160" w:hanging="360"/>
        <w:rPr>
          <w:sz w:val="20"/>
          <w:szCs w:val="20"/>
        </w:rPr>
      </w:pPr>
      <w:r w:rsidDel="00000000" w:rsidR="00000000" w:rsidRPr="00000000">
        <w:rPr>
          <w:sz w:val="20"/>
          <w:szCs w:val="20"/>
          <w:rtl w:val="0"/>
        </w:rPr>
        <w:t xml:space="preserve">Last Reviewed On: 2026-05-06 | Last Reviewed By: Maria</w:t>
      </w:r>
      <w:commentRangeStart w:id="9"/>
      <w:commentRangeStart w:id="10"/>
      <w:commentRangeStart w:id="11"/>
      <w:commentRangeStart w:id="12"/>
      <w:commentRangeStart w:id="13"/>
      <w:commentRangeStart w:id="14"/>
      <w:commentRangeStart w:id="15"/>
      <w:commentRangeStart w:id="16"/>
      <w:commentRangeStart w:id="17"/>
      <w:r w:rsidDel="00000000" w:rsidR="00000000" w:rsidRPr="00000000">
        <w:rPr>
          <w:rtl w:val="0"/>
        </w:rPr>
      </w:r>
    </w:p>
    <w:p w:rsidR="00000000" w:rsidDel="00000000" w:rsidP="00000000" w:rsidRDefault="00000000" w:rsidRPr="00000000" w14:paraId="00000022">
      <w:pPr>
        <w:numPr>
          <w:ilvl w:val="0"/>
          <w:numId w:val="1"/>
        </w:numPr>
        <w:ind w:left="720" w:hanging="360"/>
        <w:rPr>
          <w:sz w:val="20"/>
          <w:szCs w:val="20"/>
          <w:u w:val="none"/>
        </w:rPr>
      </w:pPr>
      <w:hyperlink r:id="rId11">
        <w:r w:rsidDel="00000000" w:rsidR="00000000" w:rsidRPr="00000000">
          <w:rPr>
            <w:color w:val="1155cc"/>
            <w:sz w:val="20"/>
            <w:szCs w:val="20"/>
            <w:u w:val="single"/>
            <w:rtl w:val="0"/>
          </w:rPr>
          <w:t xml:space="preserve">Intended Use Plan Drinking Water State Revolving Fund Supplemental Appropriation for Hurricanes Helene and Milton and Hawai’i Wildfires</w:t>
        </w:r>
      </w:hyperlink>
      <w:r w:rsidDel="00000000" w:rsidR="00000000" w:rsidRPr="00000000">
        <w:rPr>
          <w:sz w:val="20"/>
          <w:szCs w:val="20"/>
          <w:rtl w:val="0"/>
        </w:rPr>
        <w:t xml:space="preserve">, Draft, April 30, 2026 (SFY27 SA-HMW IUP)</w:t>
      </w:r>
    </w:p>
    <w:p w:rsidR="00000000" w:rsidDel="00000000" w:rsidP="00000000" w:rsidRDefault="00000000" w:rsidRPr="00000000" w14:paraId="00000023">
      <w:pPr>
        <w:numPr>
          <w:ilvl w:val="1"/>
          <w:numId w:val="1"/>
        </w:numPr>
        <w:ind w:left="1440" w:hanging="360"/>
        <w:rPr>
          <w:sz w:val="20"/>
          <w:szCs w:val="20"/>
          <w:u w:val="none"/>
        </w:rPr>
      </w:pPr>
      <w:hyperlink r:id="rId12">
        <w:r w:rsidDel="00000000" w:rsidR="00000000" w:rsidRPr="00000000">
          <w:rPr>
            <w:color w:val="1155cc"/>
            <w:sz w:val="20"/>
            <w:szCs w:val="20"/>
            <w:u w:val="single"/>
            <w:rtl w:val="0"/>
          </w:rPr>
          <w:t xml:space="preserve">2026 Drinking Water State Revolving Fund Appropriations for Hurricanes Helene and Milton (SA-HMW) Priority Ranking List</w:t>
        </w:r>
      </w:hyperlink>
      <w:r w:rsidDel="00000000" w:rsidR="00000000" w:rsidRPr="00000000">
        <w:rPr>
          <w:sz w:val="20"/>
          <w:szCs w:val="20"/>
          <w:rtl w:val="0"/>
        </w:rPr>
        <w:t xml:space="preserve">, Draft, April 29, 2026, PDF pp. 1-4 (SFY27 SA-HMW PPL)</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24">
      <w:pPr>
        <w:numPr>
          <w:ilvl w:val="2"/>
          <w:numId w:val="1"/>
        </w:numPr>
        <w:ind w:left="2160" w:hanging="360"/>
        <w:rPr>
          <w:sz w:val="20"/>
          <w:szCs w:val="20"/>
        </w:rPr>
      </w:pPr>
      <w:r w:rsidDel="00000000" w:rsidR="00000000" w:rsidRPr="00000000">
        <w:rPr>
          <w:sz w:val="20"/>
          <w:szCs w:val="20"/>
          <w:rtl w:val="0"/>
        </w:rPr>
        <w:t xml:space="preserve">Last Scraped On: 2026-05-06 | Last Scraped By: Maria</w:t>
      </w:r>
    </w:p>
    <w:p w:rsidR="00000000" w:rsidDel="00000000" w:rsidP="00000000" w:rsidRDefault="00000000" w:rsidRPr="00000000" w14:paraId="00000025">
      <w:pPr>
        <w:numPr>
          <w:ilvl w:val="2"/>
          <w:numId w:val="1"/>
        </w:numPr>
        <w:ind w:left="2160" w:hanging="360"/>
        <w:rPr>
          <w:sz w:val="20"/>
          <w:szCs w:val="20"/>
        </w:rPr>
      </w:pPr>
      <w:r w:rsidDel="00000000" w:rsidR="00000000" w:rsidRPr="00000000">
        <w:rPr>
          <w:sz w:val="20"/>
          <w:szCs w:val="20"/>
          <w:rtl w:val="0"/>
        </w:rPr>
        <w:t xml:space="preserve">Last Reviewed On: 2026-05-06 | Last Reviewed By: Maria</w:t>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r>
      <w:r w:rsidDel="00000000" w:rsidR="00000000" w:rsidRPr="00000000">
        <w:rPr>
          <w:sz w:val="20"/>
          <w:szCs w:val="20"/>
          <w:rtl w:val="0"/>
        </w:rPr>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8">
      <w:pPr>
        <w:rPr>
          <w:sz w:val="20"/>
          <w:szCs w:val="20"/>
        </w:rPr>
      </w:pPr>
      <w:r w:rsidDel="00000000" w:rsidR="00000000" w:rsidRPr="00000000">
        <w:rPr>
          <w:sz w:val="20"/>
          <w:szCs w:val="20"/>
          <w:rtl w:val="0"/>
        </w:rPr>
        <w:t xml:space="preserve"> </w:t>
      </w:r>
    </w:p>
    <w:p w:rsidR="00000000" w:rsidDel="00000000" w:rsidP="00000000" w:rsidRDefault="00000000" w:rsidRPr="00000000" w14:paraId="00000029">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County</w:t>
      </w:r>
    </w:p>
    <w:p w:rsidR="00000000" w:rsidDel="00000000" w:rsidP="00000000" w:rsidRDefault="00000000" w:rsidRPr="00000000" w14:paraId="0000002A">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Local Government</w:t>
      </w:r>
    </w:p>
    <w:p w:rsidR="00000000" w:rsidDel="00000000" w:rsidP="00000000" w:rsidRDefault="00000000" w:rsidRPr="00000000" w14:paraId="0000002B">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PWSID#</w:t>
      </w:r>
    </w:p>
    <w:p w:rsidR="00000000" w:rsidDel="00000000" w:rsidP="00000000" w:rsidRDefault="00000000" w:rsidRPr="00000000" w14:paraId="0000002C">
      <w:pPr>
        <w:numPr>
          <w:ilvl w:val="0"/>
          <w:numId w:val="1"/>
        </w:numPr>
        <w:ind w:left="720" w:hanging="360"/>
        <w:rPr>
          <w:b w:val="1"/>
          <w:bCs w:val="1"/>
          <w:sz w:val="20"/>
          <w:szCs w:val="20"/>
        </w:rPr>
      </w:pPr>
      <w:r w:rsidDel="00000000" w:rsidR="00000000" w:rsidRPr="00000000">
        <w:rPr>
          <w:b w:val="1"/>
          <w:bCs w:val="1"/>
          <w:sz w:val="20"/>
          <w:szCs w:val="20"/>
          <w:rtl w:val="0"/>
        </w:rPr>
        <w:t xml:space="preserve">Project ID: </w:t>
      </w:r>
      <w:r w:rsidDel="00000000" w:rsidR="00000000" w:rsidRPr="00000000">
        <w:rPr>
          <w:sz w:val="20"/>
          <w:szCs w:val="20"/>
          <w:rtl w:val="0"/>
        </w:rPr>
        <w:t xml:space="preserve">Application ID</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2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rtl w:val="0"/>
        </w:rPr>
      </w:r>
    </w:p>
    <w:p w:rsidR="00000000" w:rsidDel="00000000" w:rsidP="00000000" w:rsidRDefault="00000000" w:rsidRPr="00000000" w14:paraId="0000002F">
      <w:pPr>
        <w:numPr>
          <w:ilvl w:val="1"/>
          <w:numId w:val="1"/>
        </w:numPr>
        <w:ind w:left="1440" w:hanging="360"/>
        <w:rPr>
          <w:sz w:val="20"/>
          <w:szCs w:val="20"/>
          <w:u w:val="none"/>
        </w:rPr>
      </w:pPr>
      <w:r w:rsidDel="00000000" w:rsidR="00000000" w:rsidRPr="00000000">
        <w:rPr>
          <w:sz w:val="20"/>
          <w:szCs w:val="20"/>
          <w:rtl w:val="0"/>
        </w:rPr>
        <w:t xml:space="preserve">General projects: </w:t>
      </w:r>
    </w:p>
    <w:p w:rsidR="00000000" w:rsidDel="00000000" w:rsidP="00000000" w:rsidRDefault="00000000" w:rsidRPr="00000000" w14:paraId="00000030">
      <w:pPr>
        <w:numPr>
          <w:ilvl w:val="2"/>
          <w:numId w:val="1"/>
        </w:numPr>
        <w:ind w:left="2160" w:hanging="360"/>
        <w:rPr>
          <w:sz w:val="20"/>
          <w:szCs w:val="20"/>
          <w:u w:val="none"/>
        </w:rPr>
      </w:pPr>
      <w:r w:rsidDel="00000000" w:rsidR="00000000" w:rsidRPr="00000000">
        <w:rPr>
          <w:sz w:val="20"/>
          <w:szCs w:val="20"/>
          <w:rtl w:val="0"/>
        </w:rPr>
        <w:t xml:space="preserve">All projects on SFY27 Base/IIJA Gen Supp PPL that are not lead or EC projects.</w:t>
      </w:r>
    </w:p>
    <w:p w:rsidR="00000000" w:rsidDel="00000000" w:rsidP="00000000" w:rsidRDefault="00000000" w:rsidRPr="00000000" w14:paraId="00000031">
      <w:pPr>
        <w:numPr>
          <w:ilvl w:val="2"/>
          <w:numId w:val="1"/>
        </w:numPr>
        <w:ind w:left="2160" w:hanging="360"/>
        <w:rPr>
          <w:sz w:val="20"/>
          <w:szCs w:val="20"/>
        </w:rPr>
      </w:pPr>
      <w:r w:rsidDel="00000000" w:rsidR="00000000" w:rsidRPr="00000000">
        <w:rPr>
          <w:sz w:val="20"/>
          <w:szCs w:val="20"/>
          <w:rtl w:val="0"/>
        </w:rPr>
        <w:t xml:space="preserve">All projects on the </w:t>
      </w:r>
      <w:r w:rsidDel="00000000" w:rsidR="00000000" w:rsidRPr="00000000">
        <w:rPr>
          <w:sz w:val="20"/>
          <w:szCs w:val="20"/>
          <w:rtl w:val="0"/>
        </w:rPr>
        <w:t xml:space="preserve">SFY27 SA-HMW</w:t>
      </w:r>
      <w:r w:rsidDel="00000000" w:rsidR="00000000" w:rsidRPr="00000000">
        <w:rPr>
          <w:sz w:val="20"/>
          <w:szCs w:val="20"/>
          <w:rtl w:val="0"/>
        </w:rPr>
        <w:t xml:space="preserve"> PPL are general projects.</w:t>
      </w:r>
    </w:p>
    <w:p w:rsidR="00000000" w:rsidDel="00000000" w:rsidP="00000000" w:rsidRDefault="00000000" w:rsidRPr="00000000" w14:paraId="00000032">
      <w:pPr>
        <w:numPr>
          <w:ilvl w:val="1"/>
          <w:numId w:val="1"/>
        </w:numPr>
        <w:ind w:left="1440" w:hanging="360"/>
        <w:rPr>
          <w:sz w:val="20"/>
          <w:szCs w:val="20"/>
          <w:u w:val="none"/>
        </w:rPr>
      </w:pPr>
      <w:r w:rsidDel="00000000" w:rsidR="00000000" w:rsidRPr="00000000">
        <w:rPr>
          <w:sz w:val="20"/>
          <w:szCs w:val="20"/>
          <w:rtl w:val="0"/>
        </w:rPr>
        <w:t xml:space="preserve">Lead projects: </w:t>
      </w:r>
    </w:p>
    <w:p w:rsidR="00000000" w:rsidDel="00000000" w:rsidP="00000000" w:rsidRDefault="00000000" w:rsidRPr="00000000" w14:paraId="00000033">
      <w:pPr>
        <w:numPr>
          <w:ilvl w:val="2"/>
          <w:numId w:val="1"/>
        </w:numPr>
        <w:ind w:left="2160" w:hanging="360"/>
        <w:rPr>
          <w:sz w:val="20"/>
          <w:szCs w:val="20"/>
          <w:u w:val="none"/>
        </w:rPr>
      </w:pPr>
      <w:r w:rsidDel="00000000" w:rsidR="00000000" w:rsidRPr="00000000">
        <w:rPr>
          <w:sz w:val="20"/>
          <w:szCs w:val="20"/>
          <w:rtl w:val="0"/>
        </w:rPr>
        <w:t xml:space="preserve">Projects on the SFY27 Base/IIJA Gen Supp PPL with “lead” or “LSL” in </w:t>
      </w:r>
      <w:r w:rsidDel="00000000" w:rsidR="00000000" w:rsidRPr="00000000">
        <w:rPr>
          <w:i w:val="1"/>
          <w:iCs w:val="1"/>
          <w:sz w:val="20"/>
          <w:szCs w:val="20"/>
          <w:rtl w:val="0"/>
        </w:rPr>
        <w:t xml:space="preserve">Project Description </w:t>
      </w:r>
      <w:r w:rsidDel="00000000" w:rsidR="00000000" w:rsidRPr="00000000">
        <w:rPr>
          <w:sz w:val="20"/>
          <w:szCs w:val="20"/>
          <w:rtl w:val="0"/>
        </w:rPr>
        <w:t xml:space="preserve">are lead projects.</w:t>
      </w:r>
    </w:p>
    <w:p w:rsidR="00000000" w:rsidDel="00000000" w:rsidP="00000000" w:rsidRDefault="00000000" w:rsidRPr="00000000" w14:paraId="00000034">
      <w:pPr>
        <w:numPr>
          <w:ilvl w:val="2"/>
          <w:numId w:val="1"/>
        </w:numPr>
        <w:ind w:left="2160" w:hanging="360"/>
        <w:rPr>
          <w:sz w:val="20"/>
          <w:szCs w:val="20"/>
          <w:u w:val="none"/>
        </w:rPr>
      </w:pPr>
      <w:r w:rsidDel="00000000" w:rsidR="00000000" w:rsidRPr="00000000">
        <w:rPr>
          <w:sz w:val="20"/>
          <w:szCs w:val="20"/>
          <w:rtl w:val="0"/>
        </w:rPr>
        <w:t xml:space="preserve">Projects on the SFY27 LSLR PPL are lead projects.</w:t>
      </w:r>
    </w:p>
    <w:p w:rsidR="00000000" w:rsidDel="00000000" w:rsidP="00000000" w:rsidRDefault="00000000" w:rsidRPr="00000000" w14:paraId="00000035">
      <w:pPr>
        <w:numPr>
          <w:ilvl w:val="1"/>
          <w:numId w:val="1"/>
        </w:numPr>
        <w:ind w:left="1440" w:hanging="360"/>
        <w:rPr>
          <w:sz w:val="20"/>
          <w:szCs w:val="20"/>
          <w:u w:val="none"/>
        </w:rPr>
      </w:pPr>
      <w:r w:rsidDel="00000000" w:rsidR="00000000" w:rsidRPr="00000000">
        <w:rPr>
          <w:sz w:val="20"/>
          <w:szCs w:val="20"/>
          <w:rtl w:val="0"/>
        </w:rPr>
        <w:t xml:space="preserve">EC projects:</w:t>
      </w:r>
    </w:p>
    <w:p w:rsidR="00000000" w:rsidDel="00000000" w:rsidP="00000000" w:rsidRDefault="00000000" w:rsidRPr="00000000" w14:paraId="00000036">
      <w:pPr>
        <w:numPr>
          <w:ilvl w:val="2"/>
          <w:numId w:val="1"/>
        </w:numPr>
        <w:ind w:left="2160" w:hanging="360"/>
        <w:rPr>
          <w:sz w:val="20"/>
          <w:szCs w:val="20"/>
          <w:u w:val="none"/>
        </w:rPr>
      </w:pPr>
      <w:r w:rsidDel="00000000" w:rsidR="00000000" w:rsidRPr="00000000">
        <w:rPr>
          <w:sz w:val="20"/>
          <w:szCs w:val="20"/>
          <w:rtl w:val="0"/>
        </w:rPr>
        <w:t xml:space="preserve">Projects on the SFY27 Base/IIJA Gen Supp PPL with “cyanotoxin,” “dioxane,” “emerging contaminant,” “lithium,” “manganese,” “Mn,” “Perfluoro-n-pentanoic acid,” “PFPeA,” “PFAS,” “PFOA,” “PFOS,” “DBP,” “disinfection byproduct, “HAA5,” “haloacetic acid,” “trihalomethane,” “THM,” or “Unregulated Contaminant Monitoring Rule” in Project Description are emerging contaminants projects. </w:t>
      </w:r>
    </w:p>
    <w:p w:rsidR="00000000" w:rsidDel="00000000" w:rsidP="00000000" w:rsidRDefault="00000000" w:rsidRPr="00000000" w14:paraId="00000037">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i w:val="1"/>
          <w:iCs w:val="1"/>
          <w:sz w:val="20"/>
          <w:szCs w:val="20"/>
          <w:rtl w:val="0"/>
        </w:rPr>
        <w:t xml:space="preserve">Total Project Amount ($)</w:t>
      </w:r>
    </w:p>
    <w:p w:rsidR="00000000" w:rsidDel="00000000" w:rsidP="00000000" w:rsidRDefault="00000000" w:rsidRPr="00000000" w14:paraId="00000038">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p>
    <w:p w:rsidR="00000000" w:rsidDel="00000000" w:rsidP="00000000" w:rsidRDefault="00000000" w:rsidRPr="00000000" w14:paraId="00000039">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A">
      <w:pPr>
        <w:numPr>
          <w:ilvl w:val="0"/>
          <w:numId w:val="1"/>
        </w:numPr>
        <w:ind w:left="720" w:hanging="360"/>
        <w:rPr>
          <w:rFonts w:ascii="Calibri" w:cs="Calibri" w:eastAsia="Calibri" w:hAnsi="Calibri"/>
          <w:b w:val="1"/>
          <w:bCs w:val="1"/>
          <w:sz w:val="20"/>
          <w:szCs w:val="20"/>
        </w:rPr>
      </w:pPr>
      <w:commentRangeStart w:id="18"/>
      <w:commentRangeStart w:id="19"/>
      <w:commentRangeStart w:id="20"/>
      <w:commentRangeStart w:id="21"/>
      <w:r w:rsidDel="00000000" w:rsidR="00000000" w:rsidRPr="00000000">
        <w:rPr>
          <w:b w:val="1"/>
          <w:bCs w:val="1"/>
          <w:sz w:val="20"/>
          <w:szCs w:val="20"/>
          <w:rtl w:val="0"/>
        </w:rPr>
        <w:t xml:space="preserve">Principal Forgiveness: </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3B">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Ranked projects in Base/IIJA Gen Supp PPL: Sum of </w:t>
      </w:r>
      <w:r w:rsidDel="00000000" w:rsidR="00000000" w:rsidRPr="00000000">
        <w:rPr>
          <w:i w:val="1"/>
          <w:iCs w:val="1"/>
          <w:sz w:val="20"/>
          <w:szCs w:val="20"/>
          <w:rtl w:val="0"/>
        </w:rPr>
        <w:t xml:space="preserve">Estimated Amount for Green Project Subsidy</w:t>
      </w:r>
      <w:r w:rsidDel="00000000" w:rsidR="00000000" w:rsidRPr="00000000">
        <w:rPr>
          <w:sz w:val="20"/>
          <w:szCs w:val="20"/>
          <w:rtl w:val="0"/>
        </w:rPr>
        <w:t xml:space="preserve">, </w:t>
      </w:r>
      <w:r w:rsidDel="00000000" w:rsidR="00000000" w:rsidRPr="00000000">
        <w:rPr>
          <w:i w:val="1"/>
          <w:iCs w:val="1"/>
          <w:sz w:val="20"/>
          <w:szCs w:val="20"/>
          <w:rtl w:val="0"/>
        </w:rPr>
        <w:t xml:space="preserve">Estimated Amount for Disadvantaged Communities Principal Forgiveness</w:t>
      </w:r>
      <w:r w:rsidDel="00000000" w:rsidR="00000000" w:rsidRPr="00000000">
        <w:rPr>
          <w:sz w:val="20"/>
          <w:szCs w:val="20"/>
          <w:rtl w:val="0"/>
        </w:rPr>
        <w:t xml:space="preserve">, and </w:t>
      </w:r>
      <w:r w:rsidDel="00000000" w:rsidR="00000000" w:rsidRPr="00000000">
        <w:rPr>
          <w:i w:val="1"/>
          <w:iCs w:val="1"/>
          <w:sz w:val="20"/>
          <w:szCs w:val="20"/>
          <w:rtl w:val="0"/>
        </w:rPr>
        <w:t xml:space="preserve">Estimated Amount for Small Systems Principal Forgiveness</w:t>
      </w:r>
    </w:p>
    <w:p w:rsidR="00000000" w:rsidDel="00000000" w:rsidP="00000000" w:rsidRDefault="00000000" w:rsidRPr="00000000" w14:paraId="0000003C">
      <w:pPr>
        <w:numPr>
          <w:ilvl w:val="1"/>
          <w:numId w:val="1"/>
        </w:numPr>
        <w:ind w:left="1440" w:hanging="360"/>
        <w:rPr>
          <w:sz w:val="20"/>
          <w:szCs w:val="20"/>
        </w:rPr>
      </w:pPr>
      <w:r w:rsidDel="00000000" w:rsidR="00000000" w:rsidRPr="00000000">
        <w:rPr>
          <w:sz w:val="20"/>
          <w:szCs w:val="20"/>
          <w:rtl w:val="0"/>
        </w:rPr>
        <w:t xml:space="preserve">Ranked projects in LSLR PPL: </w:t>
      </w:r>
      <w:r w:rsidDel="00000000" w:rsidR="00000000" w:rsidRPr="00000000">
        <w:rPr>
          <w:i w:val="1"/>
          <w:iCs w:val="1"/>
          <w:sz w:val="20"/>
          <w:szCs w:val="20"/>
          <w:rtl w:val="0"/>
        </w:rPr>
        <w:t xml:space="preserve">Estimated Amount of Principal Forgiveness</w:t>
      </w:r>
    </w:p>
    <w:p w:rsidR="00000000" w:rsidDel="00000000" w:rsidP="00000000" w:rsidRDefault="00000000" w:rsidRPr="00000000" w14:paraId="0000003D">
      <w:pPr>
        <w:numPr>
          <w:ilvl w:val="1"/>
          <w:numId w:val="1"/>
        </w:numPr>
        <w:ind w:left="1440" w:hanging="360"/>
        <w:rPr>
          <w:sz w:val="20"/>
          <w:szCs w:val="20"/>
        </w:rPr>
      </w:pPr>
      <w:r w:rsidDel="00000000" w:rsidR="00000000" w:rsidRPr="00000000">
        <w:rPr>
          <w:sz w:val="20"/>
          <w:szCs w:val="20"/>
          <w:rtl w:val="0"/>
        </w:rPr>
        <w:t xml:space="preserve">Ranked projects in SA-HMW PPL: </w:t>
      </w:r>
      <w:r w:rsidDel="00000000" w:rsidR="00000000" w:rsidRPr="00000000">
        <w:rPr>
          <w:i w:val="1"/>
          <w:iCs w:val="1"/>
          <w:sz w:val="20"/>
          <w:szCs w:val="20"/>
          <w:rtl w:val="0"/>
        </w:rPr>
        <w:t xml:space="preserve">Estimated Amount of SA-HMW Principal Forgiveness</w:t>
      </w:r>
    </w:p>
    <w:p w:rsidR="00000000" w:rsidDel="00000000" w:rsidP="00000000" w:rsidRDefault="00000000" w:rsidRPr="00000000" w14:paraId="0000003E">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No Information: all unranked projects</w:t>
      </w:r>
      <w:r w:rsidDel="00000000" w:rsidR="00000000" w:rsidRPr="00000000">
        <w:rPr>
          <w:rtl w:val="0"/>
        </w:rPr>
      </w:r>
    </w:p>
    <w:p w:rsidR="00000000" w:rsidDel="00000000" w:rsidP="00000000" w:rsidRDefault="00000000" w:rsidRPr="00000000" w14:paraId="0000003F">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Project Description</w:t>
      </w:r>
    </w:p>
    <w:p w:rsidR="00000000" w:rsidDel="00000000" w:rsidP="00000000" w:rsidRDefault="00000000" w:rsidRPr="00000000" w14:paraId="00000040">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 Served</w:t>
      </w:r>
      <w:r w:rsidDel="00000000" w:rsidR="00000000" w:rsidRPr="00000000">
        <w:rPr>
          <w:rtl w:val="0"/>
        </w:rPr>
      </w:r>
    </w:p>
    <w:p w:rsidR="00000000" w:rsidDel="00000000" w:rsidP="00000000" w:rsidRDefault="00000000" w:rsidRPr="00000000" w14:paraId="00000041">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w:t>
      </w:r>
      <w:r w:rsidDel="00000000" w:rsidR="00000000" w:rsidRPr="00000000">
        <w:rPr>
          <w:rtl w:val="0"/>
        </w:rPr>
      </w:r>
    </w:p>
    <w:p w:rsidR="00000000" w:rsidDel="00000000" w:rsidP="00000000" w:rsidRDefault="00000000" w:rsidRPr="00000000" w14:paraId="00000042">
      <w:pPr>
        <w:numPr>
          <w:ilvl w:val="2"/>
          <w:numId w:val="1"/>
        </w:numPr>
        <w:ind w:left="2160" w:hanging="360"/>
        <w:rPr>
          <w:rFonts w:ascii="Calibri" w:cs="Calibri" w:eastAsia="Calibri" w:hAnsi="Calibri"/>
          <w:b w:val="1"/>
          <w:bCs w:val="1"/>
          <w:sz w:val="20"/>
          <w:szCs w:val="20"/>
        </w:rPr>
      </w:pPr>
      <w:r w:rsidDel="00000000" w:rsidR="00000000" w:rsidRPr="00000000">
        <w:rPr>
          <w:sz w:val="20"/>
          <w:szCs w:val="20"/>
          <w:rtl w:val="0"/>
        </w:rPr>
        <w:t xml:space="preserve">Yes: </w:t>
      </w:r>
    </w:p>
    <w:p w:rsidR="00000000" w:rsidDel="00000000" w:rsidP="00000000" w:rsidRDefault="00000000" w:rsidRPr="00000000" w14:paraId="00000043">
      <w:pPr>
        <w:numPr>
          <w:ilvl w:val="3"/>
          <w:numId w:val="1"/>
        </w:numPr>
        <w:ind w:left="2880" w:hanging="360"/>
        <w:rPr>
          <w:rFonts w:ascii="Calibri" w:cs="Calibri" w:eastAsia="Calibri" w:hAnsi="Calibri"/>
          <w:b w:val="1"/>
          <w:bCs w:val="1"/>
          <w:sz w:val="20"/>
          <w:szCs w:val="20"/>
        </w:rPr>
      </w:pPr>
      <w:r w:rsidDel="00000000" w:rsidR="00000000" w:rsidRPr="00000000">
        <w:rPr>
          <w:sz w:val="20"/>
          <w:szCs w:val="20"/>
          <w:rtl w:val="0"/>
        </w:rPr>
        <w:t xml:space="preserve">SFY27 Base/IIJA Gen Supp PPL: </w:t>
      </w:r>
      <w:r w:rsidDel="00000000" w:rsidR="00000000" w:rsidRPr="00000000">
        <w:rPr>
          <w:sz w:val="20"/>
          <w:szCs w:val="20"/>
          <w:rtl w:val="0"/>
        </w:rPr>
        <w:t xml:space="preserve">Asterisk (*) next to the applicant name under </w:t>
      </w:r>
      <w:r w:rsidDel="00000000" w:rsidR="00000000" w:rsidRPr="00000000">
        <w:rPr>
          <w:i w:val="1"/>
          <w:iCs w:val="1"/>
          <w:sz w:val="20"/>
          <w:szCs w:val="20"/>
          <w:rtl w:val="0"/>
        </w:rPr>
        <w:t xml:space="preserve">Local Government </w:t>
      </w:r>
      <w:r w:rsidDel="00000000" w:rsidR="00000000" w:rsidRPr="00000000">
        <w:rPr>
          <w:sz w:val="20"/>
          <w:szCs w:val="20"/>
          <w:rtl w:val="0"/>
        </w:rPr>
        <w:t xml:space="preserve">OR an ATPI of 50 or less </w:t>
      </w:r>
      <w:r w:rsidDel="00000000" w:rsidR="00000000" w:rsidRPr="00000000">
        <w:rPr>
          <w:rtl w:val="0"/>
        </w:rPr>
      </w:r>
    </w:p>
    <w:p w:rsidR="00000000" w:rsidDel="00000000" w:rsidP="00000000" w:rsidRDefault="00000000" w:rsidRPr="00000000" w14:paraId="00000044">
      <w:pPr>
        <w:numPr>
          <w:ilvl w:val="3"/>
          <w:numId w:val="1"/>
        </w:numPr>
        <w:ind w:left="2880" w:hanging="360"/>
        <w:rPr>
          <w:sz w:val="20"/>
          <w:szCs w:val="20"/>
          <w:u w:val="none"/>
        </w:rPr>
      </w:pPr>
      <w:r w:rsidDel="00000000" w:rsidR="00000000" w:rsidRPr="00000000">
        <w:rPr>
          <w:sz w:val="20"/>
          <w:szCs w:val="20"/>
          <w:rtl w:val="0"/>
        </w:rPr>
        <w:t xml:space="preserve">SFY27 LSLR PPL: Asterisk (*) next to the applicant name under </w:t>
      </w:r>
      <w:r w:rsidDel="00000000" w:rsidR="00000000" w:rsidRPr="00000000">
        <w:rPr>
          <w:i w:val="1"/>
          <w:iCs w:val="1"/>
          <w:sz w:val="20"/>
          <w:szCs w:val="20"/>
          <w:rtl w:val="0"/>
        </w:rPr>
        <w:t xml:space="preserve">Local Government </w:t>
      </w:r>
      <w:r w:rsidDel="00000000" w:rsidR="00000000" w:rsidRPr="00000000">
        <w:rPr>
          <w:sz w:val="20"/>
          <w:szCs w:val="20"/>
          <w:rtl w:val="0"/>
        </w:rPr>
        <w:t xml:space="preserve">OR an ATPI of 80 or less</w:t>
      </w:r>
      <w:r w:rsidDel="00000000" w:rsidR="00000000" w:rsidRPr="00000000">
        <w:rPr>
          <w:rtl w:val="0"/>
        </w:rPr>
      </w:r>
    </w:p>
    <w:p w:rsidR="00000000" w:rsidDel="00000000" w:rsidP="00000000" w:rsidRDefault="00000000" w:rsidRPr="00000000" w14:paraId="00000045">
      <w:pPr>
        <w:numPr>
          <w:ilvl w:val="3"/>
          <w:numId w:val="1"/>
        </w:numPr>
        <w:ind w:left="2880" w:hanging="360"/>
        <w:rPr>
          <w:sz w:val="20"/>
          <w:szCs w:val="20"/>
        </w:rPr>
      </w:pPr>
      <w:r w:rsidDel="00000000" w:rsidR="00000000" w:rsidRPr="00000000">
        <w:rPr>
          <w:sz w:val="20"/>
          <w:szCs w:val="20"/>
          <w:rtl w:val="0"/>
        </w:rPr>
        <w:t xml:space="preserve">SFY27 SA-HMW PPL: project has an </w:t>
      </w:r>
      <w:r w:rsidDel="00000000" w:rsidR="00000000" w:rsidRPr="00000000">
        <w:rPr>
          <w:i w:val="1"/>
          <w:iCs w:val="1"/>
          <w:sz w:val="20"/>
          <w:szCs w:val="20"/>
          <w:rtl w:val="0"/>
        </w:rPr>
        <w:t xml:space="preserve">ATPI</w:t>
      </w:r>
      <w:r w:rsidDel="00000000" w:rsidR="00000000" w:rsidRPr="00000000">
        <w:rPr>
          <w:sz w:val="20"/>
          <w:szCs w:val="20"/>
          <w:rtl w:val="0"/>
        </w:rPr>
        <w:t xml:space="preserve"> of 50 or less</w:t>
      </w:r>
      <w:r w:rsidDel="00000000" w:rsidR="00000000" w:rsidRPr="00000000">
        <w:rPr>
          <w:rtl w:val="0"/>
        </w:rPr>
      </w:r>
    </w:p>
    <w:p w:rsidR="00000000" w:rsidDel="00000000" w:rsidP="00000000" w:rsidRDefault="00000000" w:rsidRPr="00000000" w14:paraId="00000046">
      <w:pPr>
        <w:numPr>
          <w:ilvl w:val="2"/>
          <w:numId w:val="1"/>
        </w:numPr>
        <w:ind w:left="2160" w:hanging="360"/>
        <w:rPr>
          <w:rFonts w:ascii="Calibri" w:cs="Calibri" w:eastAsia="Calibri" w:hAnsi="Calibri"/>
          <w:b w:val="1"/>
          <w:bCs w:val="1"/>
          <w:sz w:val="20"/>
          <w:szCs w:val="20"/>
        </w:rPr>
      </w:pPr>
      <w:r w:rsidDel="00000000" w:rsidR="00000000" w:rsidRPr="00000000">
        <w:rPr>
          <w:sz w:val="20"/>
          <w:szCs w:val="20"/>
          <w:rtl w:val="0"/>
        </w:rPr>
        <w:t xml:space="preserve">No: </w:t>
      </w:r>
    </w:p>
    <w:p w:rsidR="00000000" w:rsidDel="00000000" w:rsidP="00000000" w:rsidRDefault="00000000" w:rsidRPr="00000000" w14:paraId="00000047">
      <w:pPr>
        <w:numPr>
          <w:ilvl w:val="3"/>
          <w:numId w:val="1"/>
        </w:numPr>
        <w:ind w:left="2880" w:hanging="360"/>
        <w:rPr>
          <w:i w:val="1"/>
          <w:iCs w:val="1"/>
          <w:sz w:val="20"/>
          <w:szCs w:val="20"/>
        </w:rPr>
      </w:pPr>
      <w:r w:rsidDel="00000000" w:rsidR="00000000" w:rsidRPr="00000000">
        <w:rPr>
          <w:sz w:val="20"/>
          <w:szCs w:val="20"/>
          <w:rtl w:val="0"/>
        </w:rPr>
        <w:t xml:space="preserve">SFY27 Base/IIJA Gen Supp PPL and SA-HMW PPL: Project has an </w:t>
      </w:r>
      <w:r w:rsidDel="00000000" w:rsidR="00000000" w:rsidRPr="00000000">
        <w:rPr>
          <w:i w:val="1"/>
          <w:iCs w:val="1"/>
          <w:sz w:val="20"/>
          <w:szCs w:val="20"/>
          <w:rtl w:val="0"/>
        </w:rPr>
        <w:t xml:space="preserve">ATPI</w:t>
      </w:r>
      <w:r w:rsidDel="00000000" w:rsidR="00000000" w:rsidRPr="00000000">
        <w:rPr>
          <w:sz w:val="20"/>
          <w:szCs w:val="20"/>
          <w:rtl w:val="0"/>
        </w:rPr>
        <w:t xml:space="preserve"> of greater than 50</w:t>
      </w:r>
      <w:r w:rsidDel="00000000" w:rsidR="00000000" w:rsidRPr="00000000">
        <w:rPr>
          <w:rtl w:val="0"/>
        </w:rPr>
      </w:r>
    </w:p>
    <w:p w:rsidR="00000000" w:rsidDel="00000000" w:rsidP="00000000" w:rsidRDefault="00000000" w:rsidRPr="00000000" w14:paraId="00000048">
      <w:pPr>
        <w:numPr>
          <w:ilvl w:val="3"/>
          <w:numId w:val="1"/>
        </w:numPr>
        <w:ind w:left="2880" w:hanging="360"/>
        <w:rPr>
          <w:sz w:val="20"/>
          <w:szCs w:val="20"/>
          <w:u w:val="none"/>
        </w:rPr>
      </w:pPr>
      <w:r w:rsidDel="00000000" w:rsidR="00000000" w:rsidRPr="00000000">
        <w:rPr>
          <w:sz w:val="20"/>
          <w:szCs w:val="20"/>
          <w:rtl w:val="0"/>
        </w:rPr>
        <w:t xml:space="preserve">SFY27 LSLR PPL: </w:t>
      </w:r>
      <w:r w:rsidDel="00000000" w:rsidR="00000000" w:rsidRPr="00000000">
        <w:rPr>
          <w:sz w:val="20"/>
          <w:szCs w:val="20"/>
          <w:rtl w:val="0"/>
        </w:rPr>
        <w:t xml:space="preserve">Project has an </w:t>
      </w:r>
      <w:r w:rsidDel="00000000" w:rsidR="00000000" w:rsidRPr="00000000">
        <w:rPr>
          <w:i w:val="1"/>
          <w:iCs w:val="1"/>
          <w:sz w:val="20"/>
          <w:szCs w:val="20"/>
          <w:rtl w:val="0"/>
        </w:rPr>
        <w:t xml:space="preserve">ATPI</w:t>
      </w:r>
      <w:r w:rsidDel="00000000" w:rsidR="00000000" w:rsidRPr="00000000">
        <w:rPr>
          <w:sz w:val="20"/>
          <w:szCs w:val="20"/>
          <w:rtl w:val="0"/>
        </w:rPr>
        <w:t xml:space="preserve"> of greater than 80</w:t>
      </w:r>
      <w:r w:rsidDel="00000000" w:rsidR="00000000" w:rsidRPr="00000000">
        <w:rPr>
          <w:rtl w:val="0"/>
        </w:rPr>
      </w:r>
    </w:p>
    <w:p w:rsidR="00000000" w:rsidDel="00000000" w:rsidP="00000000" w:rsidRDefault="00000000" w:rsidRPr="00000000" w14:paraId="00000049">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w:t>
      </w:r>
      <w:r w:rsidDel="00000000" w:rsidR="00000000" w:rsidRPr="00000000">
        <w:rPr>
          <w:i w:val="1"/>
          <w:iCs w:val="1"/>
          <w:sz w:val="20"/>
          <w:szCs w:val="20"/>
          <w:rtl w:val="0"/>
        </w:rPr>
        <w:t xml:space="preserve"> </w:t>
      </w:r>
    </w:p>
    <w:p w:rsidR="00000000" w:rsidDel="00000000" w:rsidP="00000000" w:rsidRDefault="00000000" w:rsidRPr="00000000" w14:paraId="0000004A">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Rank Order </w:t>
      </w:r>
      <w:r w:rsidDel="00000000" w:rsidR="00000000" w:rsidRPr="00000000">
        <w:rPr>
          <w:sz w:val="20"/>
          <w:szCs w:val="20"/>
          <w:rtl w:val="0"/>
        </w:rPr>
        <w:t xml:space="preserve">for projects above the black “ranking line” on PDF p. 6 of the SFY27 Base/IIJA Gen Supp PPL</w:t>
      </w:r>
    </w:p>
    <w:p w:rsidR="00000000" w:rsidDel="00000000" w:rsidP="00000000" w:rsidRDefault="00000000" w:rsidRPr="00000000" w14:paraId="0000004B">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No Information for projects below the “ranking line” on PDF p. 6 of the SFY27 Base/IIJA Gen Supp PPL</w:t>
      </w:r>
    </w:p>
    <w:p w:rsidR="00000000" w:rsidDel="00000000" w:rsidP="00000000" w:rsidRDefault="00000000" w:rsidRPr="00000000" w14:paraId="0000004C">
      <w:pPr>
        <w:numPr>
          <w:ilvl w:val="1"/>
          <w:numId w:val="1"/>
        </w:numPr>
        <w:ind w:left="1440" w:hanging="360"/>
        <w:rPr>
          <w:i w:val="1"/>
          <w:iCs w:val="1"/>
          <w:sz w:val="20"/>
          <w:szCs w:val="20"/>
        </w:rPr>
      </w:pPr>
      <w:r w:rsidDel="00000000" w:rsidR="00000000" w:rsidRPr="00000000">
        <w:rPr>
          <w:i w:val="1"/>
          <w:iCs w:val="1"/>
          <w:sz w:val="20"/>
          <w:szCs w:val="20"/>
          <w:rtl w:val="0"/>
        </w:rPr>
        <w:t xml:space="preserve">Rank Order</w:t>
      </w:r>
      <w:r w:rsidDel="00000000" w:rsidR="00000000" w:rsidRPr="00000000">
        <w:rPr>
          <w:sz w:val="20"/>
          <w:szCs w:val="20"/>
          <w:rtl w:val="0"/>
        </w:rPr>
        <w:t xml:space="preserve"> for projects on the SFY27 LSLR PPL</w:t>
      </w:r>
    </w:p>
    <w:p w:rsidR="00000000" w:rsidDel="00000000" w:rsidP="00000000" w:rsidRDefault="00000000" w:rsidRPr="00000000" w14:paraId="0000004D">
      <w:pPr>
        <w:numPr>
          <w:ilvl w:val="2"/>
          <w:numId w:val="1"/>
        </w:numPr>
        <w:ind w:left="2160" w:hanging="360"/>
        <w:rPr>
          <w:sz w:val="20"/>
          <w:szCs w:val="20"/>
        </w:rPr>
      </w:pPr>
      <w:commentRangeStart w:id="22"/>
      <w:commentRangeStart w:id="23"/>
      <w:commentRangeStart w:id="24"/>
      <w:commentRangeStart w:id="25"/>
      <w:r w:rsidDel="00000000" w:rsidR="00000000" w:rsidRPr="00000000">
        <w:rPr>
          <w:sz w:val="20"/>
          <w:szCs w:val="20"/>
          <w:rtl w:val="0"/>
        </w:rPr>
        <w:t xml:space="preserve">Projects in the “First Solicitation” set are ranked above projects under the “Second Solicitation” Set</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4E">
      <w:pPr>
        <w:numPr>
          <w:ilvl w:val="2"/>
          <w:numId w:val="1"/>
        </w:numPr>
        <w:ind w:left="2160" w:hanging="360"/>
        <w:rPr>
          <w:sz w:val="20"/>
          <w:szCs w:val="20"/>
          <w:u w:val="none"/>
        </w:rPr>
      </w:pPr>
      <w:r w:rsidDel="00000000" w:rsidR="00000000" w:rsidRPr="00000000">
        <w:rPr>
          <w:sz w:val="20"/>
          <w:szCs w:val="20"/>
          <w:rtl w:val="0"/>
        </w:rPr>
        <w:t xml:space="preserve">Note: projects in the LSLR PPL are categorized by </w:t>
      </w:r>
      <w:r w:rsidDel="00000000" w:rsidR="00000000" w:rsidRPr="00000000">
        <w:rPr>
          <w:sz w:val="20"/>
          <w:szCs w:val="20"/>
          <w:rtl w:val="0"/>
        </w:rPr>
        <w:t xml:space="preserve">FFY (2024, 2025, and 2026) and </w:t>
      </w:r>
      <w:r w:rsidDel="00000000" w:rsidR="00000000" w:rsidRPr="00000000">
        <w:rPr>
          <w:sz w:val="20"/>
          <w:szCs w:val="20"/>
          <w:rtl w:val="0"/>
        </w:rPr>
        <w:t xml:space="preserve">have the same ranking system (1-X). For our FT, we will assume that projects in the earlier years are prioritized over those in the older years, based on list order.</w:t>
      </w:r>
    </w:p>
    <w:p w:rsidR="00000000" w:rsidDel="00000000" w:rsidP="00000000" w:rsidRDefault="00000000" w:rsidRPr="00000000" w14:paraId="0000004F">
      <w:pPr>
        <w:numPr>
          <w:ilvl w:val="1"/>
          <w:numId w:val="1"/>
        </w:numPr>
        <w:ind w:left="1440" w:hanging="360"/>
        <w:rPr>
          <w:sz w:val="20"/>
          <w:szCs w:val="20"/>
        </w:rPr>
      </w:pPr>
      <w:r w:rsidDel="00000000" w:rsidR="00000000" w:rsidRPr="00000000">
        <w:rPr>
          <w:i w:val="1"/>
          <w:iCs w:val="1"/>
          <w:sz w:val="20"/>
          <w:szCs w:val="20"/>
          <w:rtl w:val="0"/>
        </w:rPr>
        <w:t xml:space="preserve">Rank Order</w:t>
      </w:r>
      <w:r w:rsidDel="00000000" w:rsidR="00000000" w:rsidRPr="00000000">
        <w:rPr>
          <w:sz w:val="20"/>
          <w:szCs w:val="20"/>
          <w:rtl w:val="0"/>
        </w:rPr>
        <w:t xml:space="preserve"> for projects on the </w:t>
      </w:r>
      <w:r w:rsidDel="00000000" w:rsidR="00000000" w:rsidRPr="00000000">
        <w:rPr>
          <w:sz w:val="20"/>
          <w:szCs w:val="20"/>
          <w:rtl w:val="0"/>
        </w:rPr>
        <w:t xml:space="preserve">SFY27 SA-HMW PPL</w:t>
      </w:r>
      <w:r w:rsidDel="00000000" w:rsidR="00000000" w:rsidRPr="00000000">
        <w:rPr>
          <w:rtl w:val="0"/>
        </w:rPr>
      </w:r>
    </w:p>
    <w:p w:rsidR="00000000" w:rsidDel="00000000" w:rsidP="00000000" w:rsidRDefault="00000000" w:rsidRPr="00000000" w14:paraId="00000050">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051">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Priority Points </w:t>
      </w:r>
      <w:r w:rsidDel="00000000" w:rsidR="00000000" w:rsidRPr="00000000">
        <w:rPr>
          <w:sz w:val="20"/>
          <w:szCs w:val="20"/>
          <w:rtl w:val="0"/>
        </w:rPr>
        <w:t xml:space="preserve">for projects above the black “ranking line” on PDF p. 6 of the SFY27 Base/IIJA Gen Supp PPL</w:t>
      </w:r>
    </w:p>
    <w:p w:rsidR="00000000" w:rsidDel="00000000" w:rsidP="00000000" w:rsidRDefault="00000000" w:rsidRPr="00000000" w14:paraId="00000052">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No Information for projects below the “ranking line” on PDF p. 6 of the SFY27 Base/IIJA Gen Supp PPL</w:t>
      </w:r>
    </w:p>
    <w:p w:rsidR="00000000" w:rsidDel="00000000" w:rsidP="00000000" w:rsidRDefault="00000000" w:rsidRPr="00000000" w14:paraId="00000053">
      <w:pPr>
        <w:numPr>
          <w:ilvl w:val="1"/>
          <w:numId w:val="1"/>
        </w:numPr>
        <w:ind w:left="1440" w:hanging="360"/>
        <w:rPr>
          <w:rFonts w:ascii="Calibri" w:cs="Calibri" w:eastAsia="Calibri" w:hAnsi="Calibri"/>
          <w:b w:val="1"/>
          <w:bCs w:val="1"/>
          <w:sz w:val="20"/>
          <w:szCs w:val="20"/>
        </w:rPr>
      </w:pPr>
      <w:r w:rsidDel="00000000" w:rsidR="00000000" w:rsidRPr="00000000">
        <w:rPr>
          <w:i w:val="1"/>
          <w:iCs w:val="1"/>
          <w:sz w:val="20"/>
          <w:szCs w:val="20"/>
          <w:rtl w:val="0"/>
        </w:rPr>
        <w:t xml:space="preserve">Priority Points</w:t>
      </w:r>
      <w:r w:rsidDel="00000000" w:rsidR="00000000" w:rsidRPr="00000000">
        <w:rPr>
          <w:sz w:val="20"/>
          <w:szCs w:val="20"/>
          <w:rtl w:val="0"/>
        </w:rPr>
        <w:t xml:space="preserve"> for projects on the SFY27 LSLR PPL and SFY27-HMW PPL</w:t>
      </w:r>
      <w:r w:rsidDel="00000000" w:rsidR="00000000" w:rsidRPr="00000000">
        <w:rPr>
          <w:rtl w:val="0"/>
        </w:rPr>
      </w:r>
    </w:p>
    <w:p w:rsidR="00000000" w:rsidDel="00000000" w:rsidP="00000000" w:rsidRDefault="00000000" w:rsidRPr="00000000" w14:paraId="00000054">
      <w:pPr>
        <w:numPr>
          <w:ilvl w:val="0"/>
          <w:numId w:val="2"/>
        </w:numPr>
        <w:ind w:left="720" w:hanging="360"/>
        <w:rPr>
          <w:b w:val="1"/>
          <w:bCs w:val="1"/>
          <w:sz w:val="20"/>
          <w:szCs w:val="20"/>
        </w:rPr>
      </w:pPr>
      <w:r w:rsidDel="00000000" w:rsidR="00000000" w:rsidRPr="00000000">
        <w:rPr>
          <w:b w:val="1"/>
          <w:bCs w:val="1"/>
          <w:sz w:val="20"/>
          <w:szCs w:val="20"/>
          <w:rtl w:val="0"/>
        </w:rPr>
        <w:t xml:space="preserve">Expecting Funding?:</w:t>
      </w:r>
    </w:p>
    <w:p w:rsidR="00000000" w:rsidDel="00000000" w:rsidP="00000000" w:rsidRDefault="00000000" w:rsidRPr="00000000" w14:paraId="00000055">
      <w:pPr>
        <w:numPr>
          <w:ilvl w:val="1"/>
          <w:numId w:val="2"/>
        </w:numPr>
        <w:ind w:left="1440" w:hanging="360"/>
        <w:rPr>
          <w:sz w:val="20"/>
          <w:szCs w:val="20"/>
        </w:rPr>
      </w:pPr>
      <w:r w:rsidDel="00000000" w:rsidR="00000000" w:rsidRPr="00000000">
        <w:rPr>
          <w:sz w:val="20"/>
          <w:szCs w:val="20"/>
          <w:rtl w:val="0"/>
        </w:rPr>
        <w:t xml:space="preserve">Yes: </w:t>
      </w:r>
    </w:p>
    <w:p w:rsidR="00000000" w:rsidDel="00000000" w:rsidP="00000000" w:rsidRDefault="00000000" w:rsidRPr="00000000" w14:paraId="00000056">
      <w:pPr>
        <w:numPr>
          <w:ilvl w:val="2"/>
          <w:numId w:val="2"/>
        </w:numPr>
        <w:ind w:left="2160" w:hanging="360"/>
        <w:rPr>
          <w:sz w:val="20"/>
          <w:szCs w:val="20"/>
        </w:rPr>
      </w:pPr>
      <w:r w:rsidDel="00000000" w:rsidR="00000000" w:rsidRPr="00000000">
        <w:rPr>
          <w:sz w:val="20"/>
          <w:szCs w:val="20"/>
          <w:rtl w:val="0"/>
        </w:rPr>
        <w:t xml:space="preserve">Projects up to </w:t>
      </w:r>
      <w:r w:rsidDel="00000000" w:rsidR="00000000" w:rsidRPr="00000000">
        <w:rPr>
          <w:i w:val="1"/>
          <w:iCs w:val="1"/>
          <w:sz w:val="20"/>
          <w:szCs w:val="20"/>
          <w:rtl w:val="0"/>
        </w:rPr>
        <w:t xml:space="preserve">Rank Order</w:t>
      </w:r>
      <w:r w:rsidDel="00000000" w:rsidR="00000000" w:rsidRPr="00000000">
        <w:rPr>
          <w:sz w:val="20"/>
          <w:szCs w:val="20"/>
          <w:rtl w:val="0"/>
        </w:rPr>
        <w:t xml:space="preserve"> 19, above the black “ranking line” in the SFY27 Base/IIJA Gen Supp PPL are expecting funding. </w:t>
      </w:r>
    </w:p>
    <w:p w:rsidR="00000000" w:rsidDel="00000000" w:rsidP="00000000" w:rsidRDefault="00000000" w:rsidRPr="00000000" w14:paraId="00000057">
      <w:pPr>
        <w:numPr>
          <w:ilvl w:val="2"/>
          <w:numId w:val="2"/>
        </w:numPr>
        <w:ind w:left="2160" w:hanging="360"/>
        <w:rPr>
          <w:sz w:val="20"/>
          <w:szCs w:val="20"/>
        </w:rPr>
      </w:pPr>
      <w:r w:rsidDel="00000000" w:rsidR="00000000" w:rsidRPr="00000000">
        <w:rPr>
          <w:sz w:val="20"/>
          <w:szCs w:val="20"/>
          <w:rtl w:val="0"/>
        </w:rPr>
        <w:t xml:space="preserve">All lead projects on the SFY27 LSLR PPL are expecting funding.</w:t>
      </w:r>
    </w:p>
    <w:p w:rsidR="00000000" w:rsidDel="00000000" w:rsidP="00000000" w:rsidRDefault="00000000" w:rsidRPr="00000000" w14:paraId="00000058">
      <w:pPr>
        <w:numPr>
          <w:ilvl w:val="2"/>
          <w:numId w:val="2"/>
        </w:numPr>
        <w:ind w:left="2160" w:hanging="360"/>
        <w:rPr>
          <w:sz w:val="20"/>
          <w:szCs w:val="20"/>
          <w:u w:val="none"/>
        </w:rPr>
      </w:pPr>
      <w:r w:rsidDel="00000000" w:rsidR="00000000" w:rsidRPr="00000000">
        <w:rPr>
          <w:sz w:val="20"/>
          <w:szCs w:val="20"/>
          <w:rtl w:val="0"/>
        </w:rPr>
        <w:t xml:space="preserve">All projects on the SFY27 SA-HMW PPL are expecting funding.</w:t>
      </w:r>
    </w:p>
    <w:p w:rsidR="00000000" w:rsidDel="00000000" w:rsidP="00000000" w:rsidRDefault="00000000" w:rsidRPr="00000000" w14:paraId="00000059">
      <w:pPr>
        <w:numPr>
          <w:ilvl w:val="1"/>
          <w:numId w:val="2"/>
        </w:numPr>
        <w:ind w:left="1440" w:hanging="360"/>
        <w:rPr>
          <w:sz w:val="20"/>
          <w:szCs w:val="20"/>
        </w:rPr>
      </w:pPr>
      <w:r w:rsidDel="00000000" w:rsidR="00000000" w:rsidRPr="00000000">
        <w:rPr>
          <w:sz w:val="20"/>
          <w:szCs w:val="20"/>
          <w:rtl w:val="0"/>
        </w:rPr>
        <w:t xml:space="preserve">No: Projects after </w:t>
      </w:r>
      <w:r w:rsidDel="00000000" w:rsidR="00000000" w:rsidRPr="00000000">
        <w:rPr>
          <w:i w:val="1"/>
          <w:iCs w:val="1"/>
          <w:sz w:val="20"/>
          <w:szCs w:val="20"/>
          <w:rtl w:val="0"/>
        </w:rPr>
        <w:t xml:space="preserve">Rank Order</w:t>
      </w:r>
      <w:r w:rsidDel="00000000" w:rsidR="00000000" w:rsidRPr="00000000">
        <w:rPr>
          <w:sz w:val="20"/>
          <w:szCs w:val="20"/>
          <w:rtl w:val="0"/>
        </w:rPr>
        <w:t xml:space="preserve"> 19, below the black “ranking line” in the SFY27 Base/IIJA Gen Supp PPL are not expecting funding.</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Goshen" w:id="22" w:date="2026-05-08T15:28:35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@lauren@policyinnovation.org how do you think we should rank the first solicitation, second and then the 2025 and 2026 ranked projects? I get first solicitation is above second, but what about compared to the 2025 and 2026 ranked projects?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lauren@policyinnovation.org_</w:t>
      </w:r>
    </w:p>
  </w:comment>
  <w:comment w:author="Lauren Kwan" w:id="23" w:date="2026-05-08T16:00:32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 I don't see anything about this in the IUP, so if we go exclusively on the order listed in the PPL, I'm thinking FFY2024 is prioritized first, then FFY25, then FFY26</w:t>
      </w:r>
    </w:p>
  </w:comment>
  <w:comment w:author="Danielle Goshen" w:id="24" w:date="2026-05-08T16:12:14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that for now (since we don't really use ranking for anything anyways) and make a note in the public comment/F&amp;R that there is uncertainty about how those different lists should be ranked together!</w:t>
      </w:r>
    </w:p>
  </w:comment>
  <w:comment w:author="Lauren Kwan" w:id="25" w:date="2026-05-08T16:14:40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do!</w:t>
      </w:r>
    </w:p>
  </w:comment>
  <w:comment w:author="Lauren Kwan" w:id="18" w:date="2026-05-05T15:53:59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 Do you still agree with this? Looking at this and prior years, I'm still inclined to think these are requested amounts/eligible amounts, rather than true PF amounts, as there are also PF amounts listed for unranked projects</w:t>
      </w:r>
    </w:p>
  </w:comment>
  <w:comment w:author="Danielle Goshen" w:id="19" w:date="2026-05-08T15:06:34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actually think that we should change this to consider the ranked PF amounts but not the unranked PF amounts... What do you think @lauren@policyinnovation.org -- same for the previous years</w:t>
      </w:r>
    </w:p>
  </w:comment>
  <w:comment w:author="Lauren Kwan" w:id="20" w:date="2026-05-08T15:32:54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change to what you proposed! Will apply to other years now too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Danielle Goshen reacted with 👍 at 2026-05-08 15:39 PM</w:t>
      </w:r>
    </w:p>
  </w:comment>
  <w:comment w:author="Lauren Kwan" w:id="21" w:date="2026-05-08T15:49:25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@dgoshen@policyinnovation.org Just changed for the other years (except for Year 0, which is still No Information)</w:t>
      </w:r>
    </w:p>
  </w:comment>
  <w:comment w:author="Lauren Kwan" w:id="0" w:date="2026-05-06T14:25:29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leaning towards keeping these in Year 5 - what do you think?</w:t>
      </w:r>
    </w:p>
  </w:comment>
  <w:comment w:author="Danielle Goshen" w:id="1" w:date="2026-05-08T15:35:55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so certain about the LSLR, I agree with the SA however, let me dig into this a bit more</w:t>
      </w:r>
    </w:p>
  </w:comment>
  <w:comment w:author="Danielle Goshen" w:id="2" w:date="2026-05-08T15:39:26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put the LSLR under Year 4 -- and technically this is all their SFY26 so could all go in year 4 but I think it's appropriate to keep the SFY27 labeled docs in year 5. Can you write up an explanation and propose to Janet what we're planning to do in slack to see if she can weigh in?</w:t>
      </w:r>
    </w:p>
  </w:comment>
  <w:comment w:author="Lauren Kwan" w:id="3" w:date="2026-05-08T16:05:32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Danielle, I'm not sure I completely understand how we're deciding the year.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this is the SFY26 LSLR IUP, it was released in Year 5. Or are we classifying according to the FFY of the grants?</w:t>
      </w:r>
    </w:p>
  </w:comment>
  <w:comment w:author="Danielle Goshen" w:id="4" w:date="2026-05-08T16:09:21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actually think both the SA and LSLR should go in year 4 -- these are both labelled SFY26 and released in SFY26 (since TN is still in SFY26). I think it may be more appropriate to just say that they are early in publishing the draft for base/IIJA and still put that under SFY27 (Year 5) -- what do you think?</w:t>
      </w:r>
    </w:p>
  </w:comment>
  <w:comment w:author="Lauren Kwan" w:id="5" w:date="2026-05-08T16:12:55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thinking SA-HMW would still be SFY27 (it's mentioned just once in the IUP, on PDF p. 14!)</w:t>
      </w:r>
    </w:p>
  </w:comment>
  <w:comment w:author="Lauren Kwan" w:id="6" w:date="2026-05-08T16:14:09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Danielle, I might actually request for you to draft the message to Janet in Slack since I'm still a bit unclear!</w:t>
      </w:r>
    </w:p>
  </w:comment>
  <w:comment w:author="Danielle Goshen" w:id="7" w:date="2026-05-08T16:22:00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never mind on the LSL IUP it also consistently references SFY27 - let's keep all as SFY27 -- but in our comments let's make sure to let the state know how confusing this is when the IUP references SFY27 but the title and year published for the draft is SFY26</w:t>
      </w:r>
    </w:p>
  </w:comment>
  <w:comment w:author="Lauren Kwan" w:id="8" w:date="2026-05-08T16:27:5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definitely add! Thanks for the clarification on this, Danielle!</w:t>
      </w:r>
    </w:p>
  </w:comment>
  <w:comment w:author="Lauren Kwan" w:id="9" w:date="2026-05-06T14:25:29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leaning towards keeping these in Year 5 - what do you think?</w:t>
      </w:r>
    </w:p>
  </w:comment>
  <w:comment w:author="Danielle Goshen" w:id="10" w:date="2026-05-08T15:35:55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so certain about the LSLR, I agree with the SA however, let me dig into this a bit more</w:t>
      </w:r>
    </w:p>
  </w:comment>
  <w:comment w:author="Danielle Goshen" w:id="11" w:date="2026-05-08T15:39:26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put the LSLR under Year 4 -- and technically this is all their SFY26 so could all go in year 4 but I think it's appropriate to keep the SFY27 labeled docs in year 5. Can you write up an explanation and propose to Janet what we're planning to do in slack to see if she can weigh in?</w:t>
      </w:r>
    </w:p>
  </w:comment>
  <w:comment w:author="Lauren Kwan" w:id="12" w:date="2026-05-08T16:05:32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Danielle, I'm not sure I completely understand how we're deciding the year.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 this is the SFY26 LSLR IUP, it was released in Year 5. Or are we classifying according to the FFY of the grants?</w:t>
      </w:r>
    </w:p>
  </w:comment>
  <w:comment w:author="Danielle Goshen" w:id="13" w:date="2026-05-08T16:09:21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actually think both the SA and LSLR should go in year 4 -- these are both labelled SFY26 and released in SFY26 (since TN is still in SFY26). I think it may be more appropriate to just say that they are early in publishing the draft for base/IIJA and still put that under SFY27 (Year 5) -- what do you think?</w:t>
      </w:r>
    </w:p>
  </w:comment>
  <w:comment w:author="Lauren Kwan" w:id="14" w:date="2026-05-08T16:12:55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thinking SA-HMW would still be SFY27 (it's mentioned just once in the IUP, on PDF p. 14!)</w:t>
      </w:r>
    </w:p>
  </w:comment>
  <w:comment w:author="Lauren Kwan" w:id="15" w:date="2026-05-08T16:14:09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Danielle, I might actually request for you to draft the message to Janet in Slack since I'm still a bit unclear!</w:t>
      </w:r>
    </w:p>
  </w:comment>
  <w:comment w:author="Danielle Goshen" w:id="16" w:date="2026-05-08T16:22:0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never mind on the LSL IUP it also consistently references SFY27 - let's keep all as SFY27 -- but in our comments let's make sure to let the state know how confusing this is when the IUP references SFY27 but the title and year published for the draft is SFY26</w:t>
      </w:r>
    </w:p>
  </w:comment>
  <w:comment w:author="Lauren Kwan" w:id="17" w:date="2026-05-08T16:27:51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definitely add! Thanks for the clarification on this, Danielle!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color w:val="6aa84f"/>
      <w:sz w:val="32"/>
      <w:szCs w:val="32"/>
    </w:rPr>
  </w:style>
  <w:style w:type="paragraph" w:styleId="Heading3">
    <w:name w:val="heading 3"/>
    <w:basedOn w:val="Normal"/>
    <w:next w:val="Normal"/>
    <w:pPr>
      <w:keepNext w:val="1"/>
      <w:keepLines w:val="1"/>
    </w:pPr>
    <w:rPr>
      <w:b w:val="1"/>
      <w:bCs w:val="1"/>
      <w:color w:val="4a86e8"/>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rive.google.com/file/d/1PkXxybJqtddGE5DduTugHZ17_673QeMp/view?usp=drive_link" TargetMode="External"/><Relationship Id="rId10" Type="http://schemas.openxmlformats.org/officeDocument/2006/relationships/hyperlink" Target="https://drive.google.com/file/d/1zNSqgHkgUn-9MdMExj0_IDxAdCAGqp3k/view?usp=sharing" TargetMode="External"/><Relationship Id="rId12" Type="http://schemas.openxmlformats.org/officeDocument/2006/relationships/hyperlink" Target="https://drive.google.com/file/d/1Mdc4KWSaZJNoHxyhohhBmAtXiToH768x/view?usp=sharing" TargetMode="External"/><Relationship Id="rId9" Type="http://schemas.openxmlformats.org/officeDocument/2006/relationships/hyperlink" Target="https://drive.google.com/file/d/1FlZQrrlj-QwsXYE8xpl7A2eEcOpt_-xd/view?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M2kZEdrX6BLONpOQUM2sKBj3kWomfhF-/view?usp=sharing" TargetMode="External"/><Relationship Id="rId8" Type="http://schemas.openxmlformats.org/officeDocument/2006/relationships/hyperlink" Target="https://drive.google.com/file/d/1pzF3rSlFHTjpS6_VXtyVOj05ElZy2_Rn/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