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Ohio Data Dictionary, Year 3</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Ready for review 9/10/2025; DG approved 10/2/2025; LK revised 04/21/2026 (PF); DG approved 4/6/2026</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3"/>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3"/>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3"/>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3"/>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 document from which data for SFY2025 has been collected:</w:t>
      </w:r>
      <w:r w:rsidDel="00000000" w:rsidR="00000000" w:rsidRPr="00000000">
        <w:rPr>
          <w:rtl w:val="0"/>
        </w:rPr>
      </w:r>
    </w:p>
    <w:p w:rsidR="00000000" w:rsidDel="00000000" w:rsidP="00000000" w:rsidRDefault="00000000" w:rsidRPr="00000000" w14:paraId="0000001B">
      <w:pPr>
        <w:numPr>
          <w:ilvl w:val="0"/>
          <w:numId w:val="1"/>
        </w:numPr>
        <w:ind w:left="720" w:hanging="360"/>
        <w:rPr>
          <w:sz w:val="20"/>
          <w:szCs w:val="20"/>
        </w:rPr>
      </w:pPr>
      <w:hyperlink r:id="rId7">
        <w:r w:rsidDel="00000000" w:rsidR="00000000" w:rsidRPr="00000000">
          <w:rPr>
            <w:color w:val="1155cc"/>
            <w:sz w:val="20"/>
            <w:szCs w:val="20"/>
            <w:u w:val="single"/>
            <w:rtl w:val="0"/>
          </w:rPr>
          <w:t xml:space="preserve">Drinking Water Assistance Fund (DWAF) Program Year 2025 Program Management Plan</w:t>
        </w:r>
      </w:hyperlink>
      <w:r w:rsidDel="00000000" w:rsidR="00000000" w:rsidRPr="00000000">
        <w:rPr>
          <w:sz w:val="20"/>
          <w:szCs w:val="20"/>
          <w:rtl w:val="0"/>
        </w:rPr>
        <w:t xml:space="preserve">, Final, </w:t>
      </w:r>
      <w:r w:rsidDel="00000000" w:rsidR="00000000" w:rsidRPr="00000000">
        <w:rPr>
          <w:sz w:val="20"/>
          <w:szCs w:val="20"/>
          <w:rtl w:val="0"/>
        </w:rPr>
        <w:t xml:space="preserve">July 31, 2024 (SFY25 Comprehensive IUP)</w:t>
      </w:r>
    </w:p>
    <w:p w:rsidR="00000000" w:rsidDel="00000000" w:rsidP="00000000" w:rsidRDefault="00000000" w:rsidRPr="00000000" w14:paraId="0000001C">
      <w:pPr>
        <w:numPr>
          <w:ilvl w:val="1"/>
          <w:numId w:val="1"/>
        </w:numPr>
        <w:ind w:left="1440" w:hanging="360"/>
        <w:rPr>
          <w:sz w:val="20"/>
          <w:szCs w:val="20"/>
        </w:rPr>
      </w:pPr>
      <w:r w:rsidDel="00000000" w:rsidR="00000000" w:rsidRPr="00000000">
        <w:rPr>
          <w:sz w:val="20"/>
          <w:szCs w:val="20"/>
          <w:rtl w:val="0"/>
        </w:rPr>
        <w:t xml:space="preserve">Project Priority List/Intended Projects List, PDF pp. 26-35 (SFY25 Fundable List </w:t>
      </w:r>
      <w:r w:rsidDel="00000000" w:rsidR="00000000" w:rsidRPr="00000000">
        <w:rPr>
          <w:i w:val="1"/>
          <w:iCs w:val="1"/>
          <w:sz w:val="20"/>
          <w:szCs w:val="20"/>
          <w:rtl w:val="0"/>
        </w:rPr>
        <w:t xml:space="preserve">and</w:t>
      </w:r>
      <w:r w:rsidDel="00000000" w:rsidR="00000000" w:rsidRPr="00000000">
        <w:rPr>
          <w:sz w:val="20"/>
          <w:szCs w:val="20"/>
          <w:rtl w:val="0"/>
        </w:rPr>
        <w:t xml:space="preserve"> Comprehensive List</w:t>
      </w:r>
      <w:r w:rsidDel="00000000" w:rsidR="00000000" w:rsidRPr="00000000">
        <w:rPr>
          <w:sz w:val="20"/>
          <w:szCs w:val="20"/>
          <w:rtl w:val="0"/>
        </w:rPr>
        <w:t xml:space="preserve">)</w:t>
      </w:r>
    </w:p>
    <w:p w:rsidR="00000000" w:rsidDel="00000000" w:rsidP="00000000" w:rsidRDefault="00000000" w:rsidRPr="00000000" w14:paraId="0000001D">
      <w:pPr>
        <w:numPr>
          <w:ilvl w:val="1"/>
          <w:numId w:val="1"/>
        </w:numPr>
        <w:ind w:left="1440" w:hanging="360"/>
        <w:rPr>
          <w:sz w:val="20"/>
          <w:szCs w:val="20"/>
        </w:rPr>
      </w:pPr>
      <w:r w:rsidDel="00000000" w:rsidR="00000000" w:rsidRPr="00000000">
        <w:rPr>
          <w:sz w:val="20"/>
          <w:szCs w:val="20"/>
          <w:rtl w:val="0"/>
        </w:rPr>
        <w:t xml:space="preserve">Projects Eligible for Disadvantaged Community Principal Forgiveness, PDF pp. 36-37 (SFY25 DAC PPL)</w:t>
      </w:r>
    </w:p>
    <w:p w:rsidR="00000000" w:rsidDel="00000000" w:rsidP="00000000" w:rsidRDefault="00000000" w:rsidRPr="00000000" w14:paraId="0000001E">
      <w:pPr>
        <w:numPr>
          <w:ilvl w:val="1"/>
          <w:numId w:val="1"/>
        </w:numPr>
        <w:ind w:left="1440" w:hanging="360"/>
        <w:rPr>
          <w:sz w:val="20"/>
          <w:szCs w:val="20"/>
        </w:rPr>
      </w:pPr>
      <w:r w:rsidDel="00000000" w:rsidR="00000000" w:rsidRPr="00000000">
        <w:rPr>
          <w:sz w:val="20"/>
          <w:szCs w:val="20"/>
          <w:rtl w:val="0"/>
        </w:rPr>
        <w:t xml:space="preserve">Projects Eligible for Regionalization Principal Forgiveness and Discount, PDF pp. 38 (SFY25 Regionalization PPL)</w:t>
      </w:r>
    </w:p>
    <w:p w:rsidR="00000000" w:rsidDel="00000000" w:rsidP="00000000" w:rsidRDefault="00000000" w:rsidRPr="00000000" w14:paraId="0000001F">
      <w:pPr>
        <w:numPr>
          <w:ilvl w:val="1"/>
          <w:numId w:val="1"/>
        </w:numPr>
        <w:ind w:left="1440" w:hanging="360"/>
        <w:rPr>
          <w:sz w:val="20"/>
          <w:szCs w:val="20"/>
        </w:rPr>
      </w:pPr>
      <w:r w:rsidDel="00000000" w:rsidR="00000000" w:rsidRPr="00000000">
        <w:rPr>
          <w:sz w:val="20"/>
          <w:szCs w:val="20"/>
          <w:rtl w:val="0"/>
        </w:rPr>
        <w:t xml:space="preserve">Projects Eligible for Regionalization Discount, PDF pp. 39 (SFY25 Discount PPL)</w:t>
      </w:r>
      <w:r w:rsidDel="00000000" w:rsidR="00000000" w:rsidRPr="00000000">
        <w:rPr>
          <w:rtl w:val="0"/>
        </w:rPr>
      </w:r>
    </w:p>
    <w:p w:rsidR="00000000" w:rsidDel="00000000" w:rsidP="00000000" w:rsidRDefault="00000000" w:rsidRPr="00000000" w14:paraId="00000020">
      <w:pPr>
        <w:numPr>
          <w:ilvl w:val="1"/>
          <w:numId w:val="1"/>
        </w:numPr>
        <w:ind w:left="1440" w:hanging="360"/>
        <w:rPr>
          <w:sz w:val="20"/>
          <w:szCs w:val="20"/>
        </w:rPr>
      </w:pPr>
      <w:r w:rsidDel="00000000" w:rsidR="00000000" w:rsidRPr="00000000">
        <w:rPr>
          <w:sz w:val="20"/>
          <w:szCs w:val="20"/>
          <w:rtl w:val="0"/>
        </w:rPr>
        <w:t xml:space="preserve">Projects Eligible for Emerging Contaminant Principal Forgiveness and Discount, PDF pp. 40-41 (SFY25 EC PPL)</w:t>
      </w:r>
    </w:p>
    <w:p w:rsidR="00000000" w:rsidDel="00000000" w:rsidP="00000000" w:rsidRDefault="00000000" w:rsidRPr="00000000" w14:paraId="00000021">
      <w:pPr>
        <w:numPr>
          <w:ilvl w:val="1"/>
          <w:numId w:val="1"/>
        </w:numPr>
        <w:ind w:left="1440" w:hanging="360"/>
        <w:rPr>
          <w:sz w:val="20"/>
          <w:szCs w:val="20"/>
        </w:rPr>
      </w:pPr>
      <w:r w:rsidDel="00000000" w:rsidR="00000000" w:rsidRPr="00000000">
        <w:rPr>
          <w:sz w:val="20"/>
          <w:szCs w:val="20"/>
          <w:rtl w:val="0"/>
        </w:rPr>
        <w:t xml:space="preserve">Projects Eligible for Lead Service Line Replacement Funding, PDF pp. 42-44 (SFY25 Lead PPL) </w:t>
      </w:r>
    </w:p>
    <w:p w:rsidR="00000000" w:rsidDel="00000000" w:rsidP="00000000" w:rsidRDefault="00000000" w:rsidRPr="00000000" w14:paraId="00000022">
      <w:pPr>
        <w:numPr>
          <w:ilvl w:val="1"/>
          <w:numId w:val="1"/>
        </w:numPr>
        <w:ind w:left="1440" w:hanging="360"/>
        <w:rPr>
          <w:sz w:val="20"/>
          <w:szCs w:val="20"/>
        </w:rPr>
      </w:pPr>
      <w:r w:rsidDel="00000000" w:rsidR="00000000" w:rsidRPr="00000000">
        <w:rPr>
          <w:b w:val="1"/>
          <w:bCs w:val="1"/>
          <w:sz w:val="20"/>
          <w:szCs w:val="20"/>
          <w:rtl w:val="0"/>
        </w:rPr>
        <w:t xml:space="preserve">Last Scraped On: 2025-01-08 | Last Scraped By: Phil (Reviewed by EmmaLi on 2025-09-18)</w:t>
      </w:r>
    </w:p>
    <w:p w:rsidR="00000000" w:rsidDel="00000000" w:rsidP="00000000" w:rsidRDefault="00000000" w:rsidRPr="00000000" w14:paraId="00000023">
      <w:pPr>
        <w:numPr>
          <w:ilvl w:val="1"/>
          <w:numId w:val="1"/>
        </w:numPr>
        <w:ind w:left="1440" w:hanging="360"/>
        <w:rPr>
          <w:sz w:val="20"/>
          <w:szCs w:val="20"/>
        </w:rPr>
      </w:pPr>
      <w:r w:rsidDel="00000000" w:rsidR="00000000" w:rsidRPr="00000000">
        <w:rPr>
          <w:b w:val="1"/>
          <w:bCs w:val="1"/>
          <w:sz w:val="20"/>
          <w:szCs w:val="20"/>
          <w:rtl w:val="0"/>
        </w:rPr>
        <w:t xml:space="preserve">Last Standardized On: 04-22-26 | Last Standardized By: Phil</w:t>
      </w:r>
    </w:p>
    <w:p w:rsidR="00000000" w:rsidDel="00000000" w:rsidP="00000000" w:rsidRDefault="00000000" w:rsidRPr="00000000" w14:paraId="00000024">
      <w:pPr>
        <w:numPr>
          <w:ilvl w:val="1"/>
          <w:numId w:val="1"/>
        </w:numPr>
        <w:ind w:left="1440" w:hanging="360"/>
        <w:rPr>
          <w:sz w:val="20"/>
          <w:szCs w:val="20"/>
        </w:rPr>
      </w:pPr>
      <w:r w:rsidDel="00000000" w:rsidR="00000000" w:rsidRPr="00000000">
        <w:rPr>
          <w:b w:val="1"/>
          <w:bCs w:val="1"/>
          <w:sz w:val="20"/>
          <w:szCs w:val="20"/>
          <w:rtl w:val="0"/>
        </w:rPr>
        <w:t xml:space="preserve">Last Reviewed On: </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hyperlink r:id="rId8">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[THIS IS SLIGHTLY DIFFERENT EACH YEAR] If confirmed that all projects on the DAC PPL, Regionalization PPL, EC PPL, Lead PPL, and Discount PPL are also listed on the PPL/IPL, then let’s please categorize Comprehensive and Fundable Lists as so:</w:t>
      </w:r>
    </w:p>
    <w:p w:rsidR="00000000" w:rsidDel="00000000" w:rsidP="00000000" w:rsidRDefault="00000000" w:rsidRPr="00000000" w14:paraId="00000027">
      <w:pPr>
        <w:ind w:left="720" w:firstLine="0"/>
        <w:rPr>
          <w:sz w:val="20"/>
          <w:szCs w:val="20"/>
        </w:rPr>
      </w:pPr>
      <w:r w:rsidDel="00000000" w:rsidR="00000000" w:rsidRPr="00000000">
        <w:rPr>
          <w:rtl w:val="0"/>
        </w:rPr>
      </w:r>
    </w:p>
    <w:p w:rsidR="00000000" w:rsidDel="00000000" w:rsidP="00000000" w:rsidRDefault="00000000" w:rsidRPr="00000000" w14:paraId="00000028">
      <w:pPr>
        <w:numPr>
          <w:ilvl w:val="0"/>
          <w:numId w:val="4"/>
        </w:numPr>
        <w:ind w:left="720" w:hanging="360"/>
        <w:rPr>
          <w:sz w:val="20"/>
          <w:szCs w:val="20"/>
        </w:rPr>
      </w:pPr>
      <w:r w:rsidDel="00000000" w:rsidR="00000000" w:rsidRPr="00000000">
        <w:rPr>
          <w:sz w:val="20"/>
          <w:szCs w:val="20"/>
          <w:rtl w:val="0"/>
        </w:rPr>
        <w:t xml:space="preserve">Comprehensive List: All projects on the PPL/IPL, PDF p. 26-35. This includes any projects listed separately outside of the table on PDF p. 35, in the area headed with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PY25</w:t>
      </w:r>
      <w:r w:rsidDel="00000000" w:rsidR="00000000" w:rsidRPr="00000000">
        <w:rPr>
          <w:sz w:val="20"/>
          <w:szCs w:val="20"/>
          <w:rtl w:val="0"/>
        </w:rPr>
        <w:t xml:space="preserve">. In this SFY, there are 20 projects that are also listed in the PPL/IPL - some of these can be matched to projects within the PPL/IPL. </w:t>
      </w:r>
      <w:r w:rsidDel="00000000" w:rsidR="00000000" w:rsidRPr="00000000">
        <w:rPr>
          <w:sz w:val="20"/>
          <w:szCs w:val="20"/>
          <w:shd w:fill="cfe2f3" w:val="clear"/>
          <w:rtl w:val="0"/>
        </w:rPr>
        <w:t xml:space="preserve">Any missing projects will be manually added to the comprehensive list.</w:t>
      </w:r>
      <w:r w:rsidDel="00000000" w:rsidR="00000000" w:rsidRPr="00000000">
        <w:rPr>
          <w:sz w:val="20"/>
          <w:szCs w:val="20"/>
          <w:rtl w:val="0"/>
        </w:rPr>
        <w:t xml:space="preserve"> </w:t>
      </w:r>
      <w:r w:rsidDel="00000000" w:rsidR="00000000" w:rsidRPr="00000000">
        <w:rPr>
          <w:sz w:val="20"/>
          <w:szCs w:val="20"/>
          <w:rtl w:val="0"/>
        </w:rPr>
        <w:t xml:space="preserve">We will keep any projects that appear in the </w:t>
      </w:r>
      <w:r w:rsidDel="00000000" w:rsidR="00000000" w:rsidRPr="00000000">
        <w:rPr>
          <w:i w:val="1"/>
          <w:iCs w:val="1"/>
          <w:sz w:val="20"/>
          <w:szCs w:val="20"/>
          <w:rtl w:val="0"/>
        </w:rPr>
        <w:t xml:space="preserve">Projects to be funded with EC SDC Grant Funds</w:t>
      </w:r>
      <w:r w:rsidDel="00000000" w:rsidR="00000000" w:rsidRPr="00000000">
        <w:rPr>
          <w:sz w:val="20"/>
          <w:szCs w:val="20"/>
          <w:rtl w:val="0"/>
        </w:rPr>
        <w:t xml:space="preserve"> section on PDF pp. 40-41 of the EC PPL in our dataset.</w:t>
      </w:r>
      <w:r w:rsidDel="00000000" w:rsidR="00000000" w:rsidRPr="00000000">
        <w:rPr>
          <w:rtl w:val="0"/>
        </w:rPr>
      </w:r>
    </w:p>
    <w:p w:rsidR="00000000" w:rsidDel="00000000" w:rsidP="00000000" w:rsidRDefault="00000000" w:rsidRPr="00000000" w14:paraId="00000029">
      <w:pPr>
        <w:numPr>
          <w:ilvl w:val="0"/>
          <w:numId w:val="4"/>
        </w:numPr>
        <w:ind w:left="720" w:hanging="360"/>
        <w:rPr>
          <w:sz w:val="20"/>
          <w:szCs w:val="20"/>
        </w:rPr>
      </w:pPr>
      <w:r w:rsidDel="00000000" w:rsidR="00000000" w:rsidRPr="00000000">
        <w:rPr>
          <w:sz w:val="20"/>
          <w:szCs w:val="20"/>
          <w:rtl w:val="0"/>
        </w:rPr>
        <w:t xml:space="preserve">Fundable List: All projects on the PPL/IPL that do not also appear in the </w:t>
      </w:r>
      <w:r w:rsidDel="00000000" w:rsidR="00000000" w:rsidRPr="00000000">
        <w:rPr>
          <w:i w:val="1"/>
          <w:iCs w:val="1"/>
          <w:sz w:val="20"/>
          <w:szCs w:val="20"/>
          <w:rtl w:val="0"/>
        </w:rPr>
        <w:t xml:space="preserve">Listed below are projects that currently do not meet programmatic requirements related to General Plan submission and/or approval. </w:t>
      </w:r>
      <w:r w:rsidDel="00000000" w:rsidR="00000000" w:rsidRPr="00000000">
        <w:rPr>
          <w:i w:val="1"/>
          <w:iCs w:val="1"/>
          <w:sz w:val="20"/>
          <w:szCs w:val="20"/>
          <w:rtl w:val="0"/>
        </w:rPr>
        <w:t xml:space="preserve">These projects are unlikely to be funded PY25</w:t>
      </w:r>
      <w:r w:rsidDel="00000000" w:rsidR="00000000" w:rsidRPr="00000000">
        <w:rPr>
          <w:sz w:val="20"/>
          <w:szCs w:val="20"/>
          <w:rtl w:val="0"/>
        </w:rPr>
        <w:t xml:space="preserve"> section</w:t>
      </w:r>
      <w:r w:rsidDel="00000000" w:rsidR="00000000" w:rsidRPr="00000000">
        <w:rPr>
          <w:sz w:val="20"/>
          <w:szCs w:val="20"/>
          <w:rtl w:val="0"/>
        </w:rPr>
        <w:t xml:space="preserve">. </w:t>
      </w:r>
      <w:r w:rsidDel="00000000" w:rsidR="00000000" w:rsidRPr="00000000">
        <w:rPr>
          <w:sz w:val="20"/>
          <w:szCs w:val="20"/>
          <w:rtl w:val="0"/>
        </w:rPr>
        <w:t xml:space="preserve">We will keep any projects that appear in the </w:t>
      </w:r>
      <w:r w:rsidDel="00000000" w:rsidR="00000000" w:rsidRPr="00000000">
        <w:rPr>
          <w:i w:val="1"/>
          <w:iCs w:val="1"/>
          <w:sz w:val="20"/>
          <w:szCs w:val="20"/>
          <w:rtl w:val="0"/>
        </w:rPr>
        <w:t xml:space="preserve">Projects to be funded with EC SDC Grant Funds</w:t>
      </w:r>
      <w:r w:rsidDel="00000000" w:rsidR="00000000" w:rsidRPr="00000000">
        <w:rPr>
          <w:sz w:val="20"/>
          <w:szCs w:val="20"/>
          <w:rtl w:val="0"/>
        </w:rPr>
        <w:t xml:space="preserve"> section on PDF pp. 40-41 of the EC PPL in our dataset.</w:t>
      </w:r>
      <w:r w:rsidDel="00000000" w:rsidR="00000000" w:rsidRPr="00000000">
        <w:rPr>
          <w:rtl w:val="0"/>
        </w:rPr>
      </w:r>
    </w:p>
    <w:p w:rsidR="00000000" w:rsidDel="00000000" w:rsidP="00000000" w:rsidRDefault="00000000" w:rsidRPr="00000000" w14:paraId="0000002A">
      <w:pPr>
        <w:rPr>
          <w:b w:val="1"/>
          <w:bCs w:val="1"/>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C">
      <w:pPr>
        <w:rPr>
          <w:sz w:val="20"/>
          <w:szCs w:val="20"/>
        </w:rPr>
      </w:pPr>
      <w:r w:rsidDel="00000000" w:rsidR="00000000" w:rsidRPr="00000000">
        <w:rPr>
          <w:sz w:val="20"/>
          <w:szCs w:val="20"/>
          <w:rtl w:val="0"/>
        </w:rPr>
        <w:t xml:space="preserve"> </w:t>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County</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Entity</w:t>
      </w:r>
      <w:r w:rsidDel="00000000" w:rsidR="00000000" w:rsidRPr="00000000">
        <w:rPr>
          <w:rtl w:val="0"/>
        </w:rPr>
      </w:r>
    </w:p>
    <w:p w:rsidR="00000000" w:rsidDel="00000000" w:rsidP="00000000" w:rsidRDefault="00000000" w:rsidRPr="00000000" w14:paraId="0000002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 ID</w:t>
      </w: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2">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33">
      <w:pPr>
        <w:numPr>
          <w:ilvl w:val="1"/>
          <w:numId w:val="1"/>
        </w:numPr>
        <w:ind w:left="1440" w:hanging="360"/>
        <w:rPr>
          <w:sz w:val="20"/>
          <w:szCs w:val="20"/>
        </w:rPr>
      </w:pPr>
      <w:r w:rsidDel="00000000" w:rsidR="00000000" w:rsidRPr="00000000">
        <w:rPr>
          <w:sz w:val="20"/>
          <w:szCs w:val="20"/>
          <w:rtl w:val="0"/>
        </w:rPr>
        <w:t xml:space="preserve">General projects: Projects on SFY25 Comprehensive List that are not lead or EC projects.</w:t>
      </w:r>
    </w:p>
    <w:p w:rsidR="00000000" w:rsidDel="00000000" w:rsidP="00000000" w:rsidRDefault="00000000" w:rsidRPr="00000000" w14:paraId="00000034">
      <w:pPr>
        <w:numPr>
          <w:ilvl w:val="1"/>
          <w:numId w:val="1"/>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5">
      <w:pPr>
        <w:numPr>
          <w:ilvl w:val="2"/>
          <w:numId w:val="1"/>
        </w:numPr>
        <w:ind w:left="2160" w:hanging="360"/>
        <w:rPr>
          <w:sz w:val="20"/>
          <w:szCs w:val="20"/>
        </w:rPr>
      </w:pPr>
      <w:r w:rsidDel="00000000" w:rsidR="00000000" w:rsidRPr="00000000">
        <w:rPr>
          <w:sz w:val="20"/>
          <w:szCs w:val="20"/>
          <w:rtl w:val="0"/>
        </w:rPr>
        <w:t xml:space="preserve">Projects on SFY25 Lead PPL are lead projects</w:t>
      </w:r>
    </w:p>
    <w:p w:rsidR="00000000" w:rsidDel="00000000" w:rsidP="00000000" w:rsidRDefault="00000000" w:rsidRPr="00000000" w14:paraId="00000036">
      <w:pPr>
        <w:numPr>
          <w:ilvl w:val="2"/>
          <w:numId w:val="1"/>
        </w:numPr>
        <w:ind w:left="2160" w:hanging="360"/>
        <w:rPr>
          <w:sz w:val="20"/>
          <w:szCs w:val="20"/>
        </w:rPr>
      </w:pPr>
      <w:r w:rsidDel="00000000" w:rsidR="00000000" w:rsidRPr="00000000">
        <w:rPr>
          <w:sz w:val="20"/>
          <w:szCs w:val="20"/>
          <w:rtl w:val="0"/>
        </w:rPr>
        <w:t xml:space="preserve">Projects on SFY25 Comprehensive List that include “LSL” in the </w:t>
      </w:r>
      <w:r w:rsidDel="00000000" w:rsidR="00000000" w:rsidRPr="00000000">
        <w:rPr>
          <w:i w:val="1"/>
          <w:iCs w:val="1"/>
          <w:sz w:val="20"/>
          <w:szCs w:val="20"/>
          <w:rtl w:val="0"/>
        </w:rPr>
        <w:t xml:space="preserve">Rate</w:t>
      </w:r>
      <w:r w:rsidDel="00000000" w:rsidR="00000000" w:rsidRPr="00000000">
        <w:rPr>
          <w:sz w:val="20"/>
          <w:szCs w:val="20"/>
          <w:rtl w:val="0"/>
        </w:rPr>
        <w:t xml:space="preserve">, or “lead” or “LSL” in </w:t>
      </w:r>
      <w:r w:rsidDel="00000000" w:rsidR="00000000" w:rsidRPr="00000000">
        <w:rPr>
          <w:i w:val="1"/>
          <w:iCs w:val="1"/>
          <w:sz w:val="20"/>
          <w:szCs w:val="20"/>
          <w:rtl w:val="0"/>
        </w:rPr>
        <w:t xml:space="preserve">Project</w:t>
      </w:r>
      <w:r w:rsidDel="00000000" w:rsidR="00000000" w:rsidRPr="00000000">
        <w:rPr>
          <w:sz w:val="20"/>
          <w:szCs w:val="20"/>
          <w:rtl w:val="0"/>
        </w:rPr>
        <w:t xml:space="preserve"> are lead projects</w:t>
      </w:r>
      <w:r w:rsidDel="00000000" w:rsidR="00000000" w:rsidRPr="00000000">
        <w:rPr>
          <w:rtl w:val="0"/>
        </w:rPr>
      </w:r>
    </w:p>
    <w:p w:rsidR="00000000" w:rsidDel="00000000" w:rsidP="00000000" w:rsidRDefault="00000000" w:rsidRPr="00000000" w14:paraId="00000037">
      <w:pPr>
        <w:numPr>
          <w:ilvl w:val="1"/>
          <w:numId w:val="1"/>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8">
      <w:pPr>
        <w:numPr>
          <w:ilvl w:val="2"/>
          <w:numId w:val="1"/>
        </w:numPr>
        <w:ind w:left="2160" w:hanging="360"/>
        <w:rPr>
          <w:sz w:val="20"/>
          <w:szCs w:val="20"/>
        </w:rPr>
      </w:pPr>
      <w:r w:rsidDel="00000000" w:rsidR="00000000" w:rsidRPr="00000000">
        <w:rPr>
          <w:sz w:val="20"/>
          <w:szCs w:val="20"/>
          <w:rtl w:val="0"/>
        </w:rPr>
        <w:t xml:space="preserve">Projects on the SFY25 EC PPL are emerging contaminants projects</w:t>
      </w:r>
      <w:r w:rsidDel="00000000" w:rsidR="00000000" w:rsidRPr="00000000">
        <w:rPr>
          <w:rtl w:val="0"/>
        </w:rPr>
      </w:r>
    </w:p>
    <w:p w:rsidR="00000000" w:rsidDel="00000000" w:rsidP="00000000" w:rsidRDefault="00000000" w:rsidRPr="00000000" w14:paraId="00000039">
      <w:pPr>
        <w:numPr>
          <w:ilvl w:val="2"/>
          <w:numId w:val="1"/>
        </w:numPr>
        <w:ind w:left="2160" w:hanging="360"/>
        <w:rPr>
          <w:sz w:val="20"/>
          <w:szCs w:val="20"/>
        </w:rPr>
      </w:pPr>
      <w:r w:rsidDel="00000000" w:rsidR="00000000" w:rsidRPr="00000000">
        <w:rPr>
          <w:sz w:val="20"/>
          <w:szCs w:val="20"/>
          <w:rtl w:val="0"/>
        </w:rPr>
        <w:t xml:space="preserve">Projects on the SFY25 Comprehensive List with “cyanotoxin,” “dioxane,” </w:t>
      </w:r>
      <w:r w:rsidDel="00000000" w:rsidR="00000000" w:rsidRPr="00000000">
        <w:rPr>
          <w:sz w:val="20"/>
          <w:szCs w:val="20"/>
          <w:rtl w:val="0"/>
        </w:rPr>
        <w:t xml:space="preserve">“IIJA EC,” “IIJA-EC,” “BIL EC,” “BIL-EC,” “emerging containment,” </w:t>
      </w:r>
      <w:r w:rsidDel="00000000" w:rsidR="00000000" w:rsidRPr="00000000">
        <w:rPr>
          <w:sz w:val="20"/>
          <w:szCs w:val="20"/>
          <w:rtl w:val="0"/>
        </w:rPr>
        <w:t xml:space="preserve">“emerging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emerging contaminants projects. </w:t>
      </w:r>
    </w:p>
    <w:p w:rsidR="00000000" w:rsidDel="00000000" w:rsidP="00000000" w:rsidRDefault="00000000" w:rsidRPr="00000000" w14:paraId="0000003A">
      <w:pPr>
        <w:numPr>
          <w:ilvl w:val="2"/>
          <w:numId w:val="1"/>
        </w:numPr>
        <w:ind w:left="2160" w:hanging="360"/>
        <w:rPr>
          <w:sz w:val="20"/>
          <w:szCs w:val="20"/>
        </w:rPr>
      </w:pPr>
      <w:r w:rsidDel="00000000" w:rsidR="00000000" w:rsidRPr="00000000">
        <w:rPr>
          <w:sz w:val="20"/>
          <w:szCs w:val="20"/>
          <w:rtl w:val="0"/>
        </w:rPr>
        <w:t xml:space="preserve">Projects that include “HAB”or “EC” or “PFAS” in the </w:t>
      </w:r>
      <w:r w:rsidDel="00000000" w:rsidR="00000000" w:rsidRPr="00000000">
        <w:rPr>
          <w:i w:val="1"/>
          <w:iCs w:val="1"/>
          <w:sz w:val="20"/>
          <w:szCs w:val="20"/>
          <w:rtl w:val="0"/>
        </w:rPr>
        <w:t xml:space="preserve">Rate </w:t>
      </w:r>
      <w:r w:rsidDel="00000000" w:rsidR="00000000" w:rsidRPr="00000000">
        <w:rPr>
          <w:sz w:val="20"/>
          <w:szCs w:val="20"/>
          <w:rtl w:val="0"/>
        </w:rPr>
        <w:t xml:space="preserve">on the SFY25 Comprehensive List  are emerging contaminants projects</w:t>
      </w:r>
    </w:p>
    <w:p w:rsidR="00000000" w:rsidDel="00000000" w:rsidP="00000000" w:rsidRDefault="00000000" w:rsidRPr="00000000" w14:paraId="0000003B">
      <w:pPr>
        <w:numPr>
          <w:ilvl w:val="0"/>
          <w:numId w:val="1"/>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p>
    <w:p w:rsidR="00000000" w:rsidDel="00000000" w:rsidP="00000000" w:rsidRDefault="00000000" w:rsidRPr="00000000" w14:paraId="0000003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3D">
      <w:pPr>
        <w:numPr>
          <w:ilvl w:val="1"/>
          <w:numId w:val="1"/>
        </w:numPr>
        <w:ind w:left="1440" w:hanging="360"/>
        <w:rPr>
          <w:ins w:author="Danielle Goshen" w:id="0" w:date="2026-04-06T23:48:45Z"/>
          <w:b w:val="1"/>
          <w:bCs w:val="1"/>
          <w:sz w:val="20"/>
          <w:szCs w:val="20"/>
        </w:rPr>
      </w:pPr>
      <w:r w:rsidDel="00000000" w:rsidR="00000000" w:rsidRPr="00000000">
        <w:rPr>
          <w:i w:val="1"/>
          <w:iCs w:val="1"/>
          <w:sz w:val="20"/>
          <w:szCs w:val="20"/>
          <w:rtl w:val="0"/>
        </w:rPr>
        <w:t xml:space="preserve">Estimated Loan Amount</w:t>
      </w:r>
      <w:ins w:author="Danielle Goshen" w:id="0" w:date="2026-04-06T23:48:45Z">
        <w:commentRangeStart w:id="0"/>
        <w:r w:rsidDel="00000000" w:rsidR="00000000" w:rsidRPr="00000000">
          <w:rPr>
            <w:i w:val="1"/>
            <w:iCs w:val="1"/>
            <w:sz w:val="20"/>
            <w:szCs w:val="20"/>
            <w:rtl w:val="0"/>
          </w:rPr>
          <w:t xml:space="preserve"> </w:t>
        </w:r>
      </w:ins>
    </w:p>
    <w:p w:rsidR="00000000" w:rsidDel="00000000" w:rsidP="00000000" w:rsidRDefault="00000000" w:rsidRPr="00000000" w14:paraId="0000003E">
      <w:pPr>
        <w:numPr>
          <w:ilvl w:val="2"/>
          <w:numId w:val="1"/>
        </w:numPr>
        <w:ind w:left="2160" w:hanging="360"/>
        <w:rPr>
          <w:ins w:author="Danielle Goshen" w:id="0" w:date="2026-04-06T23:48:45Z"/>
          <w:sz w:val="20"/>
          <w:szCs w:val="20"/>
        </w:rPr>
      </w:pPr>
      <w:ins w:author="Danielle Goshen" w:id="0" w:date="2026-04-06T23:48:45Z">
        <w:commentRangeStart w:id="0"/>
        <w:commentRangeEnd w:id="0"/>
        <w:r w:rsidDel="00000000" w:rsidR="00000000" w:rsidRPr="00000000">
          <w:commentReference w:id="0"/>
        </w:r>
        <w:r w:rsidDel="00000000" w:rsidR="00000000" w:rsidRPr="00000000">
          <w:rPr>
            <w:sz w:val="20"/>
            <w:szCs w:val="20"/>
            <w:rtl w:val="0"/>
            <w:rPrChange w:author="Danielle Goshen" w:id="1" w:date="2026-04-06T23:48:45Z">
              <w:rPr>
                <w:i w:val="1"/>
                <w:iCs w:val="1"/>
                <w:sz w:val="20"/>
                <w:szCs w:val="20"/>
              </w:rPr>
            </w:rPrChange>
          </w:rPr>
          <w:t xml:space="preserve">Note we can calculate out LSL and EC requested amounts by using the following:</w:t>
        </w:r>
      </w:ins>
    </w:p>
    <w:p w:rsidR="00000000" w:rsidDel="00000000" w:rsidP="00000000" w:rsidRDefault="00000000" w:rsidRPr="00000000" w14:paraId="0000003F">
      <w:pPr>
        <w:numPr>
          <w:ilvl w:val="3"/>
          <w:numId w:val="1"/>
        </w:numPr>
        <w:ind w:left="2880" w:hanging="360"/>
        <w:rPr>
          <w:ins w:author="Danielle Goshen" w:id="2" w:date="2026-04-06T23:48:44Z"/>
          <w:sz w:val="20"/>
          <w:szCs w:val="20"/>
          <w:u w:val="none"/>
        </w:rPr>
      </w:pPr>
      <w:ins w:author="Danielle Goshen" w:id="0" w:date="2026-04-06T23:48:45Z">
        <w:r w:rsidDel="00000000" w:rsidR="00000000" w:rsidRPr="00000000">
          <w:rPr>
            <w:i w:val="1"/>
            <w:iCs w:val="1"/>
            <w:sz w:val="20"/>
            <w:szCs w:val="20"/>
            <w:rtl w:val="0"/>
            <w:rPrChange w:author="Danielle Goshen" w:id="1" w:date="2026-04-06T23:48:45Z">
              <w:rPr>
                <w:i w:val="1"/>
                <w:iCs w:val="1"/>
                <w:sz w:val="20"/>
                <w:szCs w:val="20"/>
              </w:rPr>
            </w:rPrChange>
          </w:rPr>
          <w:t xml:space="preserve">Estimated LSL Portion of the Project </w:t>
        </w:r>
        <w:r w:rsidDel="00000000" w:rsidR="00000000" w:rsidRPr="00000000">
          <w:rPr>
            <w:sz w:val="20"/>
            <w:szCs w:val="20"/>
            <w:rtl w:val="0"/>
            <w:rPrChange w:author="Danielle Goshen" w:id="1" w:date="2026-04-06T23:48:45Z">
              <w:rPr>
                <w:i w:val="1"/>
                <w:iCs w:val="1"/>
                <w:sz w:val="20"/>
                <w:szCs w:val="20"/>
              </w:rPr>
            </w:rPrChange>
          </w:rPr>
          <w:t xml:space="preserve">and </w:t>
        </w:r>
        <w:r w:rsidDel="00000000" w:rsidR="00000000" w:rsidRPr="00000000">
          <w:rPr>
            <w:i w:val="1"/>
            <w:iCs w:val="1"/>
            <w:sz w:val="20"/>
            <w:szCs w:val="20"/>
            <w:rtl w:val="0"/>
            <w:rPrChange w:author="Danielle Goshen" w:id="1" w:date="2026-04-06T23:48:45Z">
              <w:rPr>
                <w:i w:val="1"/>
                <w:iCs w:val="1"/>
                <w:sz w:val="20"/>
                <w:szCs w:val="20"/>
              </w:rPr>
            </w:rPrChange>
          </w:rPr>
          <w:t xml:space="preserve">Estimated EC Amount </w:t>
        </w:r>
      </w:ins>
      <w:ins w:author="Danielle Goshen" w:id="2" w:date="2026-04-06T23:48:44Z">
        <w:r w:rsidDel="00000000" w:rsidR="00000000" w:rsidRPr="00000000">
          <w:rPr>
            <w:sz w:val="20"/>
            <w:szCs w:val="20"/>
            <w:rtl w:val="0"/>
            <w:rPrChange w:author="Danielle Goshen" w:id="1" w:date="2026-04-06T23:48:45Z">
              <w:rPr>
                <w:i w:val="1"/>
                <w:iCs w:val="1"/>
                <w:sz w:val="20"/>
                <w:szCs w:val="20"/>
              </w:rPr>
            </w:rPrChange>
          </w:rPr>
          <w:t xml:space="preserve">and the remaining Estimated Loan Amounts that are not </w:t>
        </w:r>
        <w:r w:rsidDel="00000000" w:rsidR="00000000" w:rsidRPr="00000000">
          <w:rPr>
            <w:sz w:val="20"/>
            <w:szCs w:val="20"/>
            <w:rtl w:val="0"/>
            <w:rPrChange w:author="Danielle Goshen" w:id="1" w:date="2026-04-06T23:48:45Z">
              <w:rPr>
                <w:i w:val="1"/>
                <w:iCs w:val="1"/>
                <w:sz w:val="20"/>
                <w:szCs w:val="20"/>
              </w:rPr>
            </w:rPrChange>
          </w:rPr>
          <w:t xml:space="preserve">covered</w:t>
        </w:r>
        <w:r w:rsidDel="00000000" w:rsidR="00000000" w:rsidRPr="00000000">
          <w:rPr>
            <w:sz w:val="20"/>
            <w:szCs w:val="20"/>
            <w:rtl w:val="0"/>
            <w:rPrChange w:author="Danielle Goshen" w:id="1" w:date="2026-04-06T23:48:45Z">
              <w:rPr>
                <w:i w:val="1"/>
                <w:iCs w:val="1"/>
                <w:sz w:val="20"/>
                <w:szCs w:val="20"/>
              </w:rPr>
            </w:rPrChange>
          </w:rPr>
          <w:t xml:space="preserve"> by those values can then be </w:t>
        </w:r>
        <w:r w:rsidDel="00000000" w:rsidR="00000000" w:rsidRPr="00000000">
          <w:rPr>
            <w:sz w:val="20"/>
            <w:szCs w:val="20"/>
            <w:rtl w:val="0"/>
            <w:rPrChange w:author="Danielle Goshen" w:id="1" w:date="2026-04-06T23:48:45Z">
              <w:rPr>
                <w:i w:val="1"/>
                <w:iCs w:val="1"/>
                <w:sz w:val="20"/>
                <w:szCs w:val="20"/>
              </w:rPr>
            </w:rPrChange>
          </w:rPr>
          <w:t xml:space="preserve">attributed</w:t>
        </w:r>
        <w:r w:rsidDel="00000000" w:rsidR="00000000" w:rsidRPr="00000000">
          <w:rPr>
            <w:sz w:val="20"/>
            <w:szCs w:val="20"/>
            <w:rtl w:val="0"/>
            <w:rPrChange w:author="Danielle Goshen" w:id="1" w:date="2026-04-06T23:48:45Z">
              <w:rPr>
                <w:i w:val="1"/>
                <w:iCs w:val="1"/>
                <w:sz w:val="20"/>
                <w:szCs w:val="20"/>
              </w:rPr>
            </w:rPrChange>
          </w:rPr>
          <w:t xml:space="preserve"> to general </w:t>
        </w:r>
        <w:r w:rsidDel="00000000" w:rsidR="00000000" w:rsidRPr="00000000">
          <w:rPr>
            <w:sz w:val="20"/>
            <w:szCs w:val="20"/>
            <w:rtl w:val="0"/>
            <w:rPrChange w:author="Danielle Goshen" w:id="1" w:date="2026-04-06T23:48:45Z">
              <w:rPr>
                <w:i w:val="1"/>
                <w:iCs w:val="1"/>
                <w:sz w:val="20"/>
                <w:szCs w:val="20"/>
              </w:rPr>
            </w:rPrChange>
          </w:rPr>
          <w:t xml:space="preserve">projects</w:t>
        </w:r>
      </w:ins>
    </w:p>
    <w:p w:rsidR="00000000" w:rsidDel="00000000" w:rsidP="00000000" w:rsidRDefault="00000000" w:rsidRPr="00000000" w14:paraId="00000040">
      <w:pPr>
        <w:numPr>
          <w:ilvl w:val="1"/>
          <w:numId w:val="1"/>
        </w:numPr>
        <w:ind w:left="1440" w:hanging="360"/>
        <w:rPr>
          <w:sz w:val="20"/>
          <w:szCs w:val="20"/>
          <w:u w:val="none"/>
          <w:rPrChange w:author="Danielle Goshen" w:id="3" w:date="2026-04-06T23:48:44Z">
            <w:rPr>
              <w:sz w:val="20"/>
              <w:szCs w:val="20"/>
              <w:u w:val="none"/>
            </w:rPr>
          </w:rPrChange>
        </w:rPr>
        <w:pPrChange w:author="Danielle Goshen" w:id="0" w:date="2026-04-06T23:48:44Z">
          <w:pPr>
            <w:numPr>
              <w:ilvl w:val="1"/>
              <w:numId w:val="1"/>
            </w:numPr>
            <w:ind w:left="1440" w:hanging="360"/>
          </w:pPr>
        </w:pPrChange>
      </w:pPr>
      <w:ins w:author="Danielle Goshen" w:id="2" w:date="2026-04-06T23:48:44Z">
        <w:r w:rsidDel="00000000" w:rsidR="00000000" w:rsidRPr="00000000">
          <w:rPr>
            <w:sz w:val="20"/>
            <w:szCs w:val="20"/>
            <w:shd w:fill="cfe2f3" w:val="clear"/>
            <w:rtl w:val="0"/>
            <w:rPrChange w:author="Danielle Goshen" w:id="1" w:date="2026-04-06T23:48:45Z">
              <w:rPr>
                <w:i w:val="1"/>
                <w:iCs w:val="1"/>
                <w:sz w:val="20"/>
                <w:szCs w:val="20"/>
                <w:shd w:fill="cfe2f3" w:val="clear"/>
              </w:rPr>
            </w:rPrChange>
          </w:rPr>
          <w:t xml:space="preserve">Other federal/state funds:</w:t>
        </w:r>
        <w:r w:rsidDel="00000000" w:rsidR="00000000" w:rsidRPr="00000000">
          <w:rPr>
            <w:sz w:val="20"/>
            <w:szCs w:val="20"/>
            <w:rtl w:val="0"/>
            <w:rPrChange w:author="Danielle Goshen" w:id="1" w:date="2026-04-06T23:48:45Z">
              <w:rPr>
                <w:i w:val="1"/>
                <w:iCs w:val="1"/>
                <w:sz w:val="20"/>
                <w:szCs w:val="20"/>
              </w:rPr>
            </w:rPrChange>
          </w:rPr>
          <w:t xml:space="preserve"> </w:t>
        </w:r>
        <w:r w:rsidDel="00000000" w:rsidR="00000000" w:rsidRPr="00000000">
          <w:rPr>
            <w:sz w:val="20"/>
            <w:szCs w:val="20"/>
            <w:rtl w:val="0"/>
            <w:rPrChange w:author="Danielle Goshen" w:id="1" w:date="2026-04-06T23:48:45Z">
              <w:rPr>
                <w:i w:val="1"/>
                <w:iCs w:val="1"/>
                <w:sz w:val="20"/>
                <w:szCs w:val="20"/>
              </w:rPr>
            </w:rPrChange>
          </w:rPr>
          <w:t xml:space="preserve">SDC-EC Grant* </w:t>
        </w:r>
        <w:r w:rsidDel="00000000" w:rsidR="00000000" w:rsidRPr="00000000">
          <w:rPr>
            <w:sz w:val="20"/>
            <w:szCs w:val="20"/>
            <w:rtl w:val="0"/>
            <w:rPrChange w:author="Danielle Goshen" w:id="1" w:date="2026-04-06T23:48:45Z">
              <w:rPr>
                <w:i w:val="1"/>
                <w:iCs w:val="1"/>
                <w:sz w:val="20"/>
                <w:szCs w:val="20"/>
              </w:rPr>
            </w:rPrChange>
          </w:rPr>
          <w:t xml:space="preserve">for the projects below the EC PPL</w:t>
        </w:r>
      </w:ins>
      <w:r w:rsidDel="00000000" w:rsidR="00000000" w:rsidRPr="00000000">
        <w:rPr>
          <w:rtl w:val="0"/>
        </w:rPr>
      </w:r>
    </w:p>
    <w:p w:rsidR="00000000" w:rsidDel="00000000" w:rsidP="00000000" w:rsidRDefault="00000000" w:rsidRPr="00000000" w14:paraId="00000041">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p>
    <w:p w:rsidR="00000000" w:rsidDel="00000000" w:rsidP="00000000" w:rsidRDefault="00000000" w:rsidRPr="00000000" w14:paraId="00000042">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w:t>
      </w:r>
      <w:r w:rsidDel="00000000" w:rsidR="00000000" w:rsidRPr="00000000">
        <w:rPr>
          <w:b w:val="1"/>
          <w:bCs w:val="1"/>
          <w:sz w:val="20"/>
          <w:szCs w:val="20"/>
          <w:rtl w:val="0"/>
        </w:rPr>
        <w:t xml:space="preserve"> Forgiveness: </w:t>
      </w:r>
      <w:r w:rsidDel="00000000" w:rsidR="00000000" w:rsidRPr="00000000">
        <w:rPr>
          <w:rtl w:val="0"/>
        </w:rPr>
      </w:r>
    </w:p>
    <w:p w:rsidR="00000000" w:rsidDel="00000000" w:rsidP="00000000" w:rsidRDefault="00000000" w:rsidRPr="00000000" w14:paraId="00000043">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Estimated Principal Forgiveness </w:t>
      </w:r>
      <w:r w:rsidDel="00000000" w:rsidR="00000000" w:rsidRPr="00000000">
        <w:rPr>
          <w:sz w:val="20"/>
          <w:szCs w:val="20"/>
          <w:rtl w:val="0"/>
        </w:rPr>
        <w:t xml:space="preserve">on SFY25 DAC PPL or Regionalization PPL if project is also on Fundable List </w:t>
      </w:r>
      <w:r w:rsidDel="00000000" w:rsidR="00000000" w:rsidRPr="00000000">
        <w:rPr>
          <w:sz w:val="20"/>
          <w:szCs w:val="20"/>
          <w:u w:val="single"/>
          <w:rtl w:val="0"/>
        </w:rPr>
        <w:t xml:space="preserve">and</w:t>
      </w:r>
      <w:r w:rsidDel="00000000" w:rsidR="00000000" w:rsidRPr="00000000">
        <w:rPr>
          <w:sz w:val="20"/>
          <w:szCs w:val="20"/>
          <w:rtl w:val="0"/>
        </w:rPr>
        <w:t xml:space="preserve"> are not on the 20 projects in the listed below the Fundable List which are projects that currently do not meet programmatic requirements related to General Plan submission and/or approval.</w:t>
      </w:r>
    </w:p>
    <w:p w:rsidR="00000000" w:rsidDel="00000000" w:rsidP="00000000" w:rsidRDefault="00000000" w:rsidRPr="00000000" w14:paraId="00000044">
      <w:pPr>
        <w:numPr>
          <w:ilvl w:val="2"/>
          <w:numId w:val="1"/>
        </w:numPr>
        <w:ind w:left="2160" w:hanging="360"/>
        <w:rPr>
          <w:rFonts w:ascii="Calibri" w:cs="Calibri" w:eastAsia="Calibri" w:hAnsi="Calibri"/>
          <w:b w:val="1"/>
          <w:bCs w:val="1"/>
          <w:sz w:val="20"/>
          <w:szCs w:val="20"/>
        </w:rPr>
      </w:pPr>
      <w:commentRangeStart w:id="1"/>
      <w:r w:rsidDel="00000000" w:rsidR="00000000" w:rsidRPr="00000000">
        <w:rPr>
          <w:sz w:val="20"/>
          <w:szCs w:val="20"/>
          <w:rtl w:val="0"/>
        </w:rPr>
        <w:t xml:space="preserve">Also note: If </w:t>
      </w:r>
      <w:r w:rsidDel="00000000" w:rsidR="00000000" w:rsidRPr="00000000">
        <w:rPr>
          <w:i w:val="1"/>
          <w:iCs w:val="1"/>
          <w:sz w:val="20"/>
          <w:szCs w:val="20"/>
          <w:rtl w:val="0"/>
        </w:rPr>
        <w:t xml:space="preserve">Estimated Principal Forgiveness </w:t>
      </w:r>
      <w:r w:rsidDel="00000000" w:rsidR="00000000" w:rsidRPr="00000000">
        <w:rPr>
          <w:sz w:val="20"/>
          <w:szCs w:val="20"/>
          <w:rtl w:val="0"/>
        </w:rPr>
        <w:t xml:space="preserve">contains the word “List”, </w:t>
      </w:r>
      <w:r w:rsidDel="00000000" w:rsidR="00000000" w:rsidRPr="00000000">
        <w:rPr>
          <w:i w:val="1"/>
          <w:iCs w:val="1"/>
          <w:sz w:val="20"/>
          <w:szCs w:val="20"/>
          <w:rtl w:val="0"/>
        </w:rPr>
        <w:t xml:space="preserve"> </w:t>
      </w:r>
      <w:r w:rsidDel="00000000" w:rsidR="00000000" w:rsidRPr="00000000">
        <w:rPr>
          <w:sz w:val="20"/>
          <w:szCs w:val="20"/>
          <w:rtl w:val="0"/>
        </w:rPr>
        <w:t xml:space="preserve">then check the stated list for the PF amount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5">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w:t>
      </w:r>
      <w:r w:rsidDel="00000000" w:rsidR="00000000" w:rsidRPr="00000000">
        <w:rPr>
          <w:i w:val="1"/>
          <w:iCs w:val="1"/>
          <w:sz w:val="20"/>
          <w:szCs w:val="20"/>
          <w:rtl w:val="0"/>
        </w:rPr>
        <w:t xml:space="preserve">st. EC Principal Forgiveness </w:t>
      </w:r>
      <w:r w:rsidDel="00000000" w:rsidR="00000000" w:rsidRPr="00000000">
        <w:rPr>
          <w:sz w:val="20"/>
          <w:szCs w:val="20"/>
          <w:rtl w:val="0"/>
        </w:rPr>
        <w:t xml:space="preserve">on SFY25 EC PPL if project is also on the Fundable List </w:t>
      </w:r>
      <w:r w:rsidDel="00000000" w:rsidR="00000000" w:rsidRPr="00000000">
        <w:rPr>
          <w:sz w:val="20"/>
          <w:szCs w:val="20"/>
          <w:u w:val="single"/>
          <w:rtl w:val="0"/>
        </w:rPr>
        <w:t xml:space="preserve">and </w:t>
      </w:r>
      <w:r w:rsidDel="00000000" w:rsidR="00000000" w:rsidRPr="00000000">
        <w:rPr>
          <w:sz w:val="20"/>
          <w:szCs w:val="20"/>
          <w:rtl w:val="0"/>
        </w:rPr>
        <w:t xml:space="preserve">are not on the 20 projects in the listed below the Fundable List which are projects that currently do not meet programmatic requirements related to General Plan submission and/or approval.</w:t>
      </w:r>
    </w:p>
    <w:p w:rsidR="00000000" w:rsidDel="00000000" w:rsidP="00000000" w:rsidRDefault="00000000" w:rsidRPr="00000000" w14:paraId="00000046">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Also note: If </w:t>
      </w:r>
      <w:r w:rsidDel="00000000" w:rsidR="00000000" w:rsidRPr="00000000">
        <w:rPr>
          <w:i w:val="1"/>
          <w:iCs w:val="1"/>
          <w:sz w:val="20"/>
          <w:szCs w:val="20"/>
          <w:rtl w:val="0"/>
        </w:rPr>
        <w:t xml:space="preserve">E</w:t>
      </w:r>
      <w:r w:rsidDel="00000000" w:rsidR="00000000" w:rsidRPr="00000000">
        <w:rPr>
          <w:i w:val="1"/>
          <w:iCs w:val="1"/>
          <w:sz w:val="20"/>
          <w:szCs w:val="20"/>
          <w:rtl w:val="0"/>
        </w:rPr>
        <w:t xml:space="preserve">st. EC Principal Forgiveness</w:t>
      </w:r>
      <w:r w:rsidDel="00000000" w:rsidR="00000000" w:rsidRPr="00000000">
        <w:rPr>
          <w:i w:val="1"/>
          <w:iCs w:val="1"/>
          <w:sz w:val="20"/>
          <w:szCs w:val="20"/>
          <w:rtl w:val="0"/>
        </w:rPr>
        <w:t xml:space="preserve"> </w:t>
      </w:r>
      <w:r w:rsidDel="00000000" w:rsidR="00000000" w:rsidRPr="00000000">
        <w:rPr>
          <w:sz w:val="20"/>
          <w:szCs w:val="20"/>
          <w:rtl w:val="0"/>
        </w:rPr>
        <w:t xml:space="preserve">contains the word “List”, then check the stated list for the PF amount </w:t>
      </w:r>
    </w:p>
    <w:p w:rsidR="00000000" w:rsidDel="00000000" w:rsidP="00000000" w:rsidRDefault="00000000" w:rsidRPr="00000000" w14:paraId="00000047">
      <w:pPr>
        <w:numPr>
          <w:ilvl w:val="1"/>
          <w:numId w:val="1"/>
        </w:numPr>
        <w:ind w:left="1440" w:hanging="360"/>
        <w:rPr>
          <w:sz w:val="20"/>
          <w:szCs w:val="20"/>
          <w:u w:val="none"/>
        </w:rPr>
      </w:pPr>
      <w:r w:rsidDel="00000000" w:rsidR="00000000" w:rsidRPr="00000000">
        <w:rPr>
          <w:sz w:val="20"/>
          <w:szCs w:val="20"/>
          <w:rtl w:val="0"/>
        </w:rPr>
        <w:t xml:space="preserve">No Information: Projects on the LSLR PPL that have “</w:t>
      </w:r>
      <w:r w:rsidDel="00000000" w:rsidR="00000000" w:rsidRPr="00000000">
        <w:rPr>
          <w:sz w:val="20"/>
          <w:szCs w:val="20"/>
          <w:vertAlign w:val="superscript"/>
          <w:rtl w:val="0"/>
        </w:rPr>
        <w:t xml:space="preserve">PF</w:t>
      </w:r>
      <w:r w:rsidDel="00000000" w:rsidR="00000000" w:rsidRPr="00000000">
        <w:rPr>
          <w:sz w:val="20"/>
          <w:szCs w:val="20"/>
          <w:rtl w:val="0"/>
        </w:rPr>
        <w:t xml:space="preserve">” superscript in </w:t>
      </w:r>
      <w:r w:rsidDel="00000000" w:rsidR="00000000" w:rsidRPr="00000000">
        <w:rPr>
          <w:i w:val="1"/>
          <w:iCs w:val="1"/>
          <w:sz w:val="20"/>
          <w:szCs w:val="20"/>
          <w:rtl w:val="0"/>
        </w:rPr>
        <w:t xml:space="preserve">Rate </w:t>
      </w:r>
      <w:r w:rsidDel="00000000" w:rsidR="00000000" w:rsidRPr="00000000">
        <w:rPr>
          <w:sz w:val="20"/>
          <w:szCs w:val="20"/>
          <w:rtl w:val="0"/>
        </w:rPr>
        <w:t xml:space="preserve">are eligible for up to 53% PF but we don’t know how much! </w:t>
      </w:r>
    </w:p>
    <w:p w:rsidR="00000000" w:rsidDel="00000000" w:rsidP="00000000" w:rsidRDefault="00000000" w:rsidRPr="00000000" w14:paraId="00000048">
      <w:pPr>
        <w:numPr>
          <w:ilvl w:val="1"/>
          <w:numId w:val="1"/>
        </w:numPr>
        <w:ind w:left="1440" w:hanging="360"/>
        <w:rPr>
          <w:sz w:val="20"/>
          <w:szCs w:val="20"/>
          <w:u w:val="none"/>
        </w:rPr>
      </w:pPr>
      <w:r w:rsidDel="00000000" w:rsidR="00000000" w:rsidRPr="00000000">
        <w:rPr>
          <w:sz w:val="20"/>
          <w:szCs w:val="20"/>
          <w:rtl w:val="0"/>
        </w:rPr>
        <w:t xml:space="preserve">$0: </w:t>
      </w:r>
    </w:p>
    <w:p w:rsidR="00000000" w:rsidDel="00000000" w:rsidP="00000000" w:rsidRDefault="00000000" w:rsidRPr="00000000" w14:paraId="00000049">
      <w:pPr>
        <w:numPr>
          <w:ilvl w:val="2"/>
          <w:numId w:val="1"/>
        </w:numPr>
        <w:ind w:left="2160" w:hanging="360"/>
        <w:rPr>
          <w:sz w:val="20"/>
          <w:szCs w:val="20"/>
        </w:rPr>
      </w:pPr>
      <w:r w:rsidDel="00000000" w:rsidR="00000000" w:rsidRPr="00000000">
        <w:rPr>
          <w:sz w:val="20"/>
          <w:szCs w:val="20"/>
          <w:rtl w:val="0"/>
        </w:rPr>
        <w:t xml:space="preserve">A blank cell in the either of the SFY25 DAC PPL, Regionalization PPL, or EC PPL means the project is not expecting PF, unless it’s provided in one of the other lists  </w:t>
      </w:r>
    </w:p>
    <w:p w:rsidR="00000000" w:rsidDel="00000000" w:rsidP="00000000" w:rsidRDefault="00000000" w:rsidRPr="00000000" w14:paraId="0000004A">
      <w:pPr>
        <w:numPr>
          <w:ilvl w:val="2"/>
          <w:numId w:val="1"/>
        </w:numPr>
        <w:ind w:left="2160" w:hanging="360"/>
        <w:rPr>
          <w:sz w:val="20"/>
          <w:szCs w:val="20"/>
          <w:u w:val="none"/>
        </w:rPr>
      </w:pPr>
      <w:r w:rsidDel="00000000" w:rsidR="00000000" w:rsidRPr="00000000">
        <w:rPr>
          <w:sz w:val="20"/>
          <w:szCs w:val="20"/>
          <w:rtl w:val="0"/>
        </w:rPr>
        <w:t xml:space="preserve">If </w:t>
      </w:r>
      <w:r w:rsidDel="00000000" w:rsidR="00000000" w:rsidRPr="00000000">
        <w:rPr>
          <w:i w:val="1"/>
          <w:iCs w:val="1"/>
          <w:sz w:val="20"/>
          <w:szCs w:val="20"/>
          <w:rtl w:val="0"/>
        </w:rPr>
        <w:t xml:space="preserve">Estimated Principal Forgiveness</w:t>
      </w:r>
      <w:r w:rsidDel="00000000" w:rsidR="00000000" w:rsidRPr="00000000">
        <w:rPr>
          <w:sz w:val="20"/>
          <w:szCs w:val="20"/>
          <w:rtl w:val="0"/>
        </w:rPr>
        <w:t xml:space="preserve"> on SFY25 DAC PPL for projects also on the Fundable List contains “BYPASS” and is not provided PF from other lists, then these projects are not expecting PF</w:t>
      </w:r>
    </w:p>
    <w:p w:rsidR="00000000" w:rsidDel="00000000" w:rsidP="00000000" w:rsidRDefault="00000000" w:rsidRPr="00000000" w14:paraId="0000004B">
      <w:pPr>
        <w:numPr>
          <w:ilvl w:val="2"/>
          <w:numId w:val="1"/>
        </w:numPr>
        <w:ind w:left="2160" w:hanging="360"/>
        <w:rPr>
          <w:sz w:val="20"/>
          <w:szCs w:val="20"/>
        </w:rPr>
      </w:pPr>
      <w:r w:rsidDel="00000000" w:rsidR="00000000" w:rsidRPr="00000000">
        <w:rPr>
          <w:sz w:val="20"/>
          <w:szCs w:val="20"/>
          <w:rtl w:val="0"/>
        </w:rPr>
        <w:t xml:space="preserve">Projects on SFY25 EC PPL that are also on the Fundable List with “Bypass” under Est. EC Principal Forgiveness, these projects are not expecting PF </w:t>
      </w:r>
    </w:p>
    <w:p w:rsidR="00000000" w:rsidDel="00000000" w:rsidP="00000000" w:rsidRDefault="00000000" w:rsidRPr="00000000" w14:paraId="0000004C">
      <w:pPr>
        <w:numPr>
          <w:ilvl w:val="2"/>
          <w:numId w:val="1"/>
        </w:numPr>
        <w:ind w:left="2160" w:hanging="360"/>
        <w:rPr>
          <w:sz w:val="20"/>
          <w:szCs w:val="20"/>
          <w:u w:val="none"/>
        </w:rPr>
      </w:pPr>
      <w:r w:rsidDel="00000000" w:rsidR="00000000" w:rsidRPr="00000000">
        <w:rPr>
          <w:sz w:val="20"/>
          <w:szCs w:val="20"/>
          <w:rtl w:val="0"/>
        </w:rPr>
        <w:t xml:space="preserve">Projects on the Regionalization Discount list, unless provided PF from another list  </w:t>
      </w:r>
    </w:p>
    <w:p w:rsidR="00000000" w:rsidDel="00000000" w:rsidP="00000000" w:rsidRDefault="00000000" w:rsidRPr="00000000" w14:paraId="0000004D">
      <w:pPr>
        <w:numPr>
          <w:ilvl w:val="2"/>
          <w:numId w:val="1"/>
        </w:numPr>
        <w:ind w:left="2160" w:hanging="360"/>
        <w:rPr>
          <w:sz w:val="20"/>
          <w:szCs w:val="20"/>
          <w:u w:val="none"/>
        </w:rPr>
      </w:pPr>
      <w:r w:rsidDel="00000000" w:rsidR="00000000" w:rsidRPr="00000000">
        <w:rPr>
          <w:sz w:val="20"/>
          <w:szCs w:val="20"/>
          <w:rtl w:val="0"/>
        </w:rPr>
        <w:t xml:space="preserve">Projects on the LSLR PPL that don’t have “</w:t>
      </w:r>
      <w:r w:rsidDel="00000000" w:rsidR="00000000" w:rsidRPr="00000000">
        <w:rPr>
          <w:sz w:val="20"/>
          <w:szCs w:val="20"/>
          <w:vertAlign w:val="superscript"/>
          <w:rtl w:val="0"/>
        </w:rPr>
        <w:t xml:space="preserve">PF</w:t>
      </w:r>
      <w:r w:rsidDel="00000000" w:rsidR="00000000" w:rsidRPr="00000000">
        <w:rPr>
          <w:sz w:val="20"/>
          <w:szCs w:val="20"/>
          <w:rtl w:val="0"/>
        </w:rPr>
        <w:t xml:space="preserve">” superscript in Rate, unless provided PF form another list  </w:t>
      </w:r>
    </w:p>
    <w:p w:rsidR="00000000" w:rsidDel="00000000" w:rsidP="00000000" w:rsidRDefault="00000000" w:rsidRPr="00000000" w14:paraId="0000004E">
      <w:pPr>
        <w:numPr>
          <w:ilvl w:val="2"/>
          <w:numId w:val="1"/>
        </w:numPr>
        <w:ind w:left="2160" w:hanging="360"/>
        <w:rPr>
          <w:sz w:val="20"/>
          <w:szCs w:val="20"/>
          <w:u w:val="none"/>
        </w:rPr>
      </w:pPr>
      <w:r w:rsidDel="00000000" w:rsidR="00000000" w:rsidRPr="00000000">
        <w:rPr>
          <w:sz w:val="20"/>
          <w:szCs w:val="20"/>
          <w:rtl w:val="0"/>
        </w:rPr>
        <w:t xml:space="preserve">All other projects on the Fundable List that are not covered by the above </w:t>
      </w:r>
      <w:r w:rsidDel="00000000" w:rsidR="00000000" w:rsidRPr="00000000">
        <w:rPr>
          <w:rtl w:val="0"/>
        </w:rPr>
      </w:r>
    </w:p>
    <w:p w:rsidR="00000000" w:rsidDel="00000000" w:rsidP="00000000" w:rsidRDefault="00000000" w:rsidRPr="00000000" w14:paraId="0000004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w:t>
      </w:r>
      <w:r w:rsidDel="00000000" w:rsidR="00000000" w:rsidRPr="00000000">
        <w:rPr>
          <w:i w:val="1"/>
          <w:iCs w:val="1"/>
          <w:sz w:val="20"/>
          <w:szCs w:val="20"/>
          <w:rtl w:val="0"/>
        </w:rPr>
        <w:t xml:space="preserve">Project</w:t>
      </w:r>
    </w:p>
    <w:p w:rsidR="00000000" w:rsidDel="00000000" w:rsidP="00000000" w:rsidRDefault="00000000" w:rsidRPr="00000000" w14:paraId="0000005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51">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SDWIS Population </w:t>
      </w:r>
      <w:r w:rsidDel="00000000" w:rsidR="00000000" w:rsidRPr="00000000">
        <w:rPr>
          <w:sz w:val="20"/>
          <w:szCs w:val="20"/>
          <w:rtl w:val="0"/>
        </w:rPr>
        <w:t xml:space="preserve">on SFY25 Comprehensive List</w:t>
      </w:r>
    </w:p>
    <w:p w:rsidR="00000000" w:rsidDel="00000000" w:rsidP="00000000" w:rsidRDefault="00000000" w:rsidRPr="00000000" w14:paraId="00000052">
      <w:pPr>
        <w:numPr>
          <w:ilvl w:val="1"/>
          <w:numId w:val="1"/>
        </w:numPr>
        <w:ind w:left="1440" w:hanging="360"/>
        <w:rPr>
          <w:sz w:val="20"/>
          <w:szCs w:val="20"/>
          <w:u w:val="none"/>
        </w:rPr>
      </w:pPr>
      <w:r w:rsidDel="00000000" w:rsidR="00000000" w:rsidRPr="00000000">
        <w:rPr>
          <w:sz w:val="20"/>
          <w:szCs w:val="20"/>
          <w:rtl w:val="0"/>
        </w:rPr>
        <w:t xml:space="preserve">No information for projects on EC-SDC list unless information contained within the comprehensive list for those projects</w:t>
      </w:r>
    </w:p>
    <w:p w:rsidR="00000000" w:rsidDel="00000000" w:rsidP="00000000" w:rsidRDefault="00000000" w:rsidRPr="00000000" w14:paraId="00000053">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54">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w:t>
      </w:r>
    </w:p>
    <w:p w:rsidR="00000000" w:rsidDel="00000000" w:rsidP="00000000" w:rsidRDefault="00000000" w:rsidRPr="00000000" w14:paraId="00000055">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SFY25 DAC PPL</w:t>
      </w:r>
    </w:p>
    <w:p w:rsidR="00000000" w:rsidDel="00000000" w:rsidP="00000000" w:rsidRDefault="00000000" w:rsidRPr="00000000" w14:paraId="00000056">
      <w:pPr>
        <w:numPr>
          <w:ilvl w:val="2"/>
          <w:numId w:val="1"/>
        </w:numPr>
        <w:ind w:left="2160" w:hanging="360"/>
        <w:rPr>
          <w:sz w:val="20"/>
          <w:szCs w:val="20"/>
          <w:u w:val="none"/>
        </w:rPr>
      </w:pPr>
      <w:r w:rsidDel="00000000" w:rsidR="00000000" w:rsidRPr="00000000">
        <w:rPr>
          <w:sz w:val="20"/>
          <w:szCs w:val="20"/>
          <w:rtl w:val="0"/>
        </w:rPr>
        <w:t xml:space="preserve">Projects on Lead PPL that have “</w:t>
      </w:r>
      <w:r w:rsidDel="00000000" w:rsidR="00000000" w:rsidRPr="00000000">
        <w:rPr>
          <w:sz w:val="20"/>
          <w:szCs w:val="20"/>
          <w:vertAlign w:val="superscript"/>
          <w:rtl w:val="0"/>
        </w:rPr>
        <w:t xml:space="preserve">PF</w:t>
      </w:r>
      <w:r w:rsidDel="00000000" w:rsidR="00000000" w:rsidRPr="00000000">
        <w:rPr>
          <w:sz w:val="20"/>
          <w:szCs w:val="20"/>
          <w:rtl w:val="0"/>
        </w:rPr>
        <w:t xml:space="preserve">” superscript in </w:t>
      </w:r>
      <w:r w:rsidDel="00000000" w:rsidR="00000000" w:rsidRPr="00000000">
        <w:rPr>
          <w:i w:val="1"/>
          <w:iCs w:val="1"/>
          <w:sz w:val="20"/>
          <w:szCs w:val="20"/>
          <w:rtl w:val="0"/>
        </w:rPr>
        <w:t xml:space="preserve">Rate</w:t>
      </w:r>
    </w:p>
    <w:p w:rsidR="00000000" w:rsidDel="00000000" w:rsidP="00000000" w:rsidRDefault="00000000" w:rsidRPr="00000000" w14:paraId="00000057">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All other projects</w:t>
      </w:r>
      <w:r w:rsidDel="00000000" w:rsidR="00000000" w:rsidRPr="00000000">
        <w:rPr>
          <w:rtl w:val="0"/>
        </w:rPr>
      </w:r>
    </w:p>
    <w:p w:rsidR="00000000" w:rsidDel="00000000" w:rsidP="00000000" w:rsidRDefault="00000000" w:rsidRPr="00000000" w14:paraId="00000058">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5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r w:rsidDel="00000000" w:rsidR="00000000" w:rsidRPr="00000000">
        <w:rPr>
          <w:i w:val="1"/>
          <w:iCs w:val="1"/>
          <w:sz w:val="20"/>
          <w:szCs w:val="20"/>
          <w:rtl w:val="0"/>
        </w:rPr>
        <w:t xml:space="preserve"> </w:t>
      </w:r>
    </w:p>
    <w:p w:rsidR="00000000" w:rsidDel="00000000" w:rsidP="00000000" w:rsidRDefault="00000000" w:rsidRPr="00000000" w14:paraId="0000005A">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Project Score</w:t>
      </w:r>
      <w:r w:rsidDel="00000000" w:rsidR="00000000" w:rsidRPr="00000000">
        <w:rPr>
          <w:sz w:val="20"/>
          <w:szCs w:val="20"/>
          <w:rtl w:val="0"/>
        </w:rPr>
        <w:t xml:space="preserve"> for projects on the SFY25 DAC PPL or Regionalization PPL</w:t>
      </w:r>
      <w:r w:rsidDel="00000000" w:rsidR="00000000" w:rsidRPr="00000000">
        <w:rPr>
          <w:rtl w:val="0"/>
        </w:rPr>
      </w:r>
    </w:p>
    <w:p w:rsidR="00000000" w:rsidDel="00000000" w:rsidP="00000000" w:rsidRDefault="00000000" w:rsidRPr="00000000" w14:paraId="0000005B">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Score (Total Points)</w:t>
      </w:r>
      <w:r w:rsidDel="00000000" w:rsidR="00000000" w:rsidRPr="00000000">
        <w:rPr>
          <w:sz w:val="20"/>
          <w:szCs w:val="20"/>
          <w:rtl w:val="0"/>
        </w:rPr>
        <w:t xml:space="preserve"> on SFY25 EC PPL</w:t>
      </w:r>
      <w:r w:rsidDel="00000000" w:rsidR="00000000" w:rsidRPr="00000000">
        <w:rPr>
          <w:rtl w:val="0"/>
        </w:rPr>
      </w:r>
    </w:p>
    <w:p w:rsidR="00000000" w:rsidDel="00000000" w:rsidP="00000000" w:rsidRDefault="00000000" w:rsidRPr="00000000" w14:paraId="0000005C">
      <w:pPr>
        <w:numPr>
          <w:ilvl w:val="1"/>
          <w:numId w:val="1"/>
        </w:numPr>
        <w:ind w:left="1440" w:hanging="360"/>
        <w:rPr>
          <w:sz w:val="20"/>
          <w:szCs w:val="20"/>
          <w:u w:val="none"/>
        </w:rPr>
      </w:pPr>
      <w:r w:rsidDel="00000000" w:rsidR="00000000" w:rsidRPr="00000000">
        <w:rPr>
          <w:sz w:val="20"/>
          <w:szCs w:val="20"/>
          <w:rtl w:val="0"/>
        </w:rPr>
        <w:t xml:space="preserve">No Information for all other projects not included on the lists above </w:t>
      </w:r>
    </w:p>
    <w:p w:rsidR="00000000" w:rsidDel="00000000" w:rsidP="00000000" w:rsidRDefault="00000000" w:rsidRPr="00000000" w14:paraId="0000005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5E">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on the SFY25 Fundable List that </w:t>
      </w:r>
      <w:r w:rsidDel="00000000" w:rsidR="00000000" w:rsidRPr="00000000">
        <w:rPr>
          <w:sz w:val="20"/>
          <w:szCs w:val="20"/>
          <w:rtl w:val="0"/>
        </w:rPr>
        <w:t xml:space="preserve">are not also listed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PY25</w:t>
      </w:r>
      <w:r w:rsidDel="00000000" w:rsidR="00000000" w:rsidRPr="00000000">
        <w:rPr>
          <w:sz w:val="20"/>
          <w:szCs w:val="20"/>
          <w:rtl w:val="0"/>
        </w:rPr>
        <w:t xml:space="preserve"> on PDF p. 35. </w:t>
      </w:r>
    </w:p>
    <w:p w:rsidR="00000000" w:rsidDel="00000000" w:rsidP="00000000" w:rsidRDefault="00000000" w:rsidRPr="00000000" w14:paraId="0000005F">
      <w:pPr>
        <w:numPr>
          <w:ilvl w:val="2"/>
          <w:numId w:val="1"/>
        </w:numPr>
        <w:ind w:left="2160" w:hanging="360"/>
        <w:rPr>
          <w:sz w:val="20"/>
          <w:szCs w:val="20"/>
        </w:rPr>
      </w:pPr>
      <w:r w:rsidDel="00000000" w:rsidR="00000000" w:rsidRPr="00000000">
        <w:rPr>
          <w:sz w:val="20"/>
          <w:szCs w:val="20"/>
          <w:rtl w:val="0"/>
        </w:rPr>
        <w:t xml:space="preserve">Note: There are 20 projects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PY25 </w:t>
      </w:r>
      <w:r w:rsidDel="00000000" w:rsidR="00000000" w:rsidRPr="00000000">
        <w:rPr>
          <w:sz w:val="20"/>
          <w:szCs w:val="20"/>
          <w:rtl w:val="0"/>
        </w:rPr>
        <w:t xml:space="preserve">section.</w:t>
      </w:r>
      <w:r w:rsidDel="00000000" w:rsidR="00000000" w:rsidRPr="00000000">
        <w:rPr>
          <w:rtl w:val="0"/>
        </w:rPr>
      </w:r>
    </w:p>
    <w:p w:rsidR="00000000" w:rsidDel="00000000" w:rsidP="00000000" w:rsidRDefault="00000000" w:rsidRPr="00000000" w14:paraId="00000060">
      <w:pPr>
        <w:numPr>
          <w:ilvl w:val="2"/>
          <w:numId w:val="1"/>
        </w:numPr>
        <w:ind w:left="2160" w:hanging="360"/>
        <w:rPr>
          <w:sz w:val="20"/>
          <w:szCs w:val="20"/>
        </w:rPr>
      </w:pPr>
      <w:r w:rsidDel="00000000" w:rsidR="00000000" w:rsidRPr="00000000">
        <w:rPr>
          <w:sz w:val="20"/>
          <w:szCs w:val="20"/>
          <w:shd w:fill="cfe2f3" w:val="clear"/>
          <w:rtl w:val="0"/>
        </w:rPr>
        <w:t xml:space="preserve">Other federal/state funds: </w:t>
      </w:r>
      <w:r w:rsidDel="00000000" w:rsidR="00000000" w:rsidRPr="00000000">
        <w:rPr>
          <w:sz w:val="20"/>
          <w:szCs w:val="20"/>
          <w:rtl w:val="0"/>
        </w:rPr>
        <w:t xml:space="preserve">The </w:t>
      </w:r>
      <w:r w:rsidDel="00000000" w:rsidR="00000000" w:rsidRPr="00000000">
        <w:rPr>
          <w:sz w:val="20"/>
          <w:szCs w:val="20"/>
          <w:rtl w:val="0"/>
        </w:rPr>
        <w:t xml:space="preserve">12 projects in the </w:t>
      </w:r>
      <w:r w:rsidDel="00000000" w:rsidR="00000000" w:rsidRPr="00000000">
        <w:rPr>
          <w:i w:val="1"/>
          <w:iCs w:val="1"/>
          <w:sz w:val="20"/>
          <w:szCs w:val="20"/>
          <w:rtl w:val="0"/>
        </w:rPr>
        <w:t xml:space="preserve">Projects to be funded with EC SDC Grant Funds</w:t>
      </w:r>
      <w:r w:rsidDel="00000000" w:rsidR="00000000" w:rsidRPr="00000000">
        <w:rPr>
          <w:sz w:val="20"/>
          <w:szCs w:val="20"/>
          <w:rtl w:val="0"/>
        </w:rPr>
        <w:t xml:space="preserve"> section on PDF pp. 40-41</w:t>
      </w:r>
      <w:r w:rsidDel="00000000" w:rsidR="00000000" w:rsidRPr="00000000">
        <w:rPr>
          <w:sz w:val="20"/>
          <w:szCs w:val="20"/>
          <w:rtl w:val="0"/>
        </w:rPr>
        <w:t xml:space="preserve"> are expecting funding</w:t>
      </w:r>
    </w:p>
    <w:p w:rsidR="00000000" w:rsidDel="00000000" w:rsidP="00000000" w:rsidRDefault="00000000" w:rsidRPr="00000000" w14:paraId="00000061">
      <w:pPr>
        <w:numPr>
          <w:ilvl w:val="3"/>
          <w:numId w:val="1"/>
        </w:numPr>
        <w:ind w:left="2880" w:hanging="360"/>
        <w:rPr>
          <w:sz w:val="20"/>
          <w:szCs w:val="20"/>
        </w:rPr>
      </w:pPr>
      <w:r w:rsidDel="00000000" w:rsidR="00000000" w:rsidRPr="00000000">
        <w:rPr>
          <w:sz w:val="20"/>
          <w:szCs w:val="20"/>
          <w:rtl w:val="0"/>
        </w:rPr>
        <w:t xml:space="preserve">If a project (same component) appears in both the </w:t>
      </w:r>
      <w:r w:rsidDel="00000000" w:rsidR="00000000" w:rsidRPr="00000000">
        <w:rPr>
          <w:i w:val="1"/>
          <w:iCs w:val="1"/>
          <w:sz w:val="20"/>
          <w:szCs w:val="20"/>
          <w:rtl w:val="0"/>
        </w:rPr>
        <w:t xml:space="preserve">EC SDC Grant Funds</w:t>
      </w:r>
      <w:r w:rsidDel="00000000" w:rsidR="00000000" w:rsidRPr="00000000">
        <w:rPr>
          <w:sz w:val="20"/>
          <w:szCs w:val="20"/>
          <w:rtl w:val="0"/>
        </w:rPr>
        <w:t xml:space="preserve"> section and the </w:t>
      </w:r>
      <w:r w:rsidDel="00000000" w:rsidR="00000000" w:rsidRPr="00000000">
        <w:rPr>
          <w:i w:val="1"/>
          <w:iCs w:val="1"/>
          <w:sz w:val="20"/>
          <w:szCs w:val="20"/>
          <w:rtl w:val="0"/>
        </w:rPr>
        <w:t xml:space="preserve">Listed below are projects that currently do not meet programmatic requirements </w:t>
      </w:r>
      <w:r w:rsidDel="00000000" w:rsidR="00000000" w:rsidRPr="00000000">
        <w:rPr>
          <w:sz w:val="20"/>
          <w:szCs w:val="20"/>
          <w:rtl w:val="0"/>
        </w:rPr>
        <w:t xml:space="preserve">section, this project is expecting funding</w:t>
      </w:r>
      <w:r w:rsidDel="00000000" w:rsidR="00000000" w:rsidRPr="00000000">
        <w:rPr>
          <w:rtl w:val="0"/>
        </w:rPr>
      </w:r>
    </w:p>
    <w:p w:rsidR="00000000" w:rsidDel="00000000" w:rsidP="00000000" w:rsidRDefault="00000000" w:rsidRPr="00000000" w14:paraId="00000062">
      <w:pPr>
        <w:numPr>
          <w:ilvl w:val="1"/>
          <w:numId w:val="1"/>
        </w:numPr>
        <w:ind w:left="1440" w:hanging="360"/>
        <w:rPr>
          <w:b w:val="1"/>
          <w:bCs w:val="1"/>
          <w:sz w:val="20"/>
          <w:szCs w:val="20"/>
        </w:rPr>
      </w:pPr>
      <w:r w:rsidDel="00000000" w:rsidR="00000000" w:rsidRPr="00000000">
        <w:rPr>
          <w:b w:val="1"/>
          <w:bCs w:val="1"/>
          <w:sz w:val="20"/>
          <w:szCs w:val="20"/>
          <w:rtl w:val="0"/>
        </w:rPr>
        <w:t xml:space="preserve">No: </w:t>
      </w:r>
    </w:p>
    <w:p w:rsidR="00000000" w:rsidDel="00000000" w:rsidP="00000000" w:rsidRDefault="00000000" w:rsidRPr="00000000" w14:paraId="00000063">
      <w:pPr>
        <w:numPr>
          <w:ilvl w:val="2"/>
          <w:numId w:val="1"/>
        </w:numPr>
        <w:ind w:left="2160" w:hanging="360"/>
        <w:rPr>
          <w:b w:val="1"/>
          <w:bCs w:val="1"/>
          <w:sz w:val="20"/>
          <w:szCs w:val="20"/>
        </w:rPr>
      </w:pPr>
      <w:r w:rsidDel="00000000" w:rsidR="00000000" w:rsidRPr="00000000">
        <w:rPr>
          <w:sz w:val="20"/>
          <w:szCs w:val="20"/>
          <w:rtl w:val="0"/>
        </w:rPr>
        <w:t xml:space="preserve">Projects </w:t>
      </w:r>
      <w:r w:rsidDel="00000000" w:rsidR="00000000" w:rsidRPr="00000000">
        <w:rPr>
          <w:sz w:val="20"/>
          <w:szCs w:val="20"/>
          <w:rtl w:val="0"/>
        </w:rPr>
        <w:t xml:space="preserve">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PY25 </w:t>
      </w:r>
      <w:r w:rsidDel="00000000" w:rsidR="00000000" w:rsidRPr="00000000">
        <w:rPr>
          <w:sz w:val="20"/>
          <w:szCs w:val="20"/>
          <w:rtl w:val="0"/>
        </w:rPr>
        <w:t xml:space="preserve">on PDF p. 35 </w:t>
      </w:r>
    </w:p>
    <w:p w:rsidR="00000000" w:rsidDel="00000000" w:rsidP="00000000" w:rsidRDefault="00000000" w:rsidRPr="00000000" w14:paraId="00000064">
      <w:pPr>
        <w:pStyle w:val="Heading1"/>
        <w:rPr>
          <w:u w:val="single"/>
        </w:rPr>
      </w:pPr>
      <w:bookmarkStart w:colFirst="0" w:colLast="0" w:name="_qsixk9riec71" w:id="1"/>
      <w:bookmarkEnd w:id="1"/>
      <w:r w:rsidDel="00000000" w:rsidR="00000000" w:rsidRPr="00000000">
        <w:rPr>
          <w:u w:val="single"/>
          <w:rtl w:val="0"/>
        </w:rPr>
        <w:t xml:space="preserve">More information</w:t>
      </w:r>
    </w:p>
    <w:p w:rsidR="00000000" w:rsidDel="00000000" w:rsidP="00000000" w:rsidRDefault="00000000" w:rsidRPr="00000000" w14:paraId="00000065">
      <w:pPr>
        <w:rPr/>
      </w:pPr>
      <w:r w:rsidDel="00000000" w:rsidR="00000000" w:rsidRPr="00000000">
        <w:rPr>
          <w:rtl w:val="0"/>
        </w:rPr>
        <w:t xml:space="preserve">Create and fill in entries for state data (financial data, set aides, and policy tabs) in the </w:t>
      </w:r>
      <w:hyperlink r:id="rId9">
        <w:r w:rsidDel="00000000" w:rsidR="00000000" w:rsidRPr="00000000">
          <w:rPr>
            <w:color w:val="1155cc"/>
            <w:u w:val="single"/>
            <w:rtl w:val="0"/>
          </w:rPr>
          <w:t xml:space="preserve">SRF Funding Tracker State Data Worksheet </w:t>
        </w:r>
      </w:hyperlink>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Note that because key data points will now be captured in the SRF Funding Tracker State Data Worksheet, you do </w:t>
      </w:r>
      <w:r w:rsidDel="00000000" w:rsidR="00000000" w:rsidRPr="00000000">
        <w:rPr>
          <w:u w:val="single"/>
          <w:rtl w:val="0"/>
        </w:rPr>
        <w:t xml:space="preserve">not</w:t>
      </w:r>
      <w:r w:rsidDel="00000000" w:rsidR="00000000" w:rsidRPr="00000000">
        <w:rPr>
          <w:rtl w:val="0"/>
        </w:rPr>
        <w:t xml:space="preserve"> need to also write out all of those data points below. </w:t>
      </w:r>
    </w:p>
    <w:p w:rsidR="00000000" w:rsidDel="00000000" w:rsidP="00000000" w:rsidRDefault="00000000" w:rsidRPr="00000000" w14:paraId="0000006A">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6B">
      <w:pPr>
        <w:rPr/>
      </w:pPr>
      <w:r w:rsidDel="00000000" w:rsidR="00000000" w:rsidRPr="00000000">
        <w:rPr>
          <w:sz w:val="20"/>
          <w:szCs w:val="20"/>
          <w:rtl w:val="0"/>
        </w:rPr>
        <w:t xml:space="preserve">[State’s] DWSRF program is called the [X] and is administered by the [</w:t>
      </w:r>
      <w:r w:rsidDel="00000000" w:rsidR="00000000" w:rsidRPr="00000000">
        <w:rPr>
          <w:b w:val="1"/>
          <w:bCs w:val="1"/>
          <w:sz w:val="20"/>
          <w:szCs w:val="20"/>
          <w:rtl w:val="0"/>
        </w:rPr>
        <w:t xml:space="preserve">agency name</w:t>
      </w:r>
      <w:r w:rsidDel="00000000" w:rsidR="00000000" w:rsidRPr="00000000">
        <w:rPr>
          <w:sz w:val="20"/>
          <w:szCs w:val="20"/>
          <w:rtl w:val="0"/>
        </w:rPr>
        <w:t xml:space="preserve">]. Information on [State’s] DWSRF program can be found on the program</w:t>
      </w:r>
      <w:r w:rsidDel="00000000" w:rsidR="00000000" w:rsidRPr="00000000">
        <w:rPr>
          <w:b w:val="1"/>
          <w:bCs w:val="1"/>
          <w:sz w:val="20"/>
          <w:szCs w:val="20"/>
          <w:rtl w:val="0"/>
        </w:rPr>
        <w:t xml:space="preserve"> </w:t>
      </w:r>
      <w:r w:rsidDel="00000000" w:rsidR="00000000" w:rsidRPr="00000000">
        <w:rPr>
          <w:sz w:val="20"/>
          <w:szCs w:val="20"/>
          <w:rtl w:val="0"/>
        </w:rPr>
        <w:t xml:space="preserve">[hyperlink website].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color w:val="6aa84f"/>
        </w:rPr>
      </w:pPr>
      <w:bookmarkStart w:colFirst="0" w:colLast="0" w:name="_osb3kiilda5l"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6E">
      <w:pPr>
        <w:rPr>
          <w:sz w:val="20"/>
          <w:szCs w:val="20"/>
        </w:rPr>
      </w:pPr>
      <w:r w:rsidDel="00000000" w:rsidR="00000000" w:rsidRPr="00000000">
        <w:rPr>
          <w:sz w:val="20"/>
          <w:szCs w:val="20"/>
          <w:rtl w:val="0"/>
        </w:rPr>
        <w:t xml:space="preserve">XXX</w:t>
      </w:r>
    </w:p>
    <w:p w:rsidR="00000000" w:rsidDel="00000000" w:rsidP="00000000" w:rsidRDefault="00000000" w:rsidRPr="00000000" w14:paraId="0000006F">
      <w:pPr>
        <w:pStyle w:val="Heading2"/>
        <w:rPr>
          <w:color w:val="6aa84f"/>
        </w:rPr>
      </w:pPr>
      <w:bookmarkStart w:colFirst="0" w:colLast="0" w:name="_lhd68919wxfy"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70">
      <w:pPr>
        <w:rPr/>
      </w:pPr>
      <w:r w:rsidDel="00000000" w:rsidR="00000000" w:rsidRPr="00000000">
        <w:rPr>
          <w:rtl w:val="0"/>
        </w:rPr>
        <w:t xml:space="preserve">XXX</w:t>
      </w:r>
    </w:p>
    <w:p w:rsidR="00000000" w:rsidDel="00000000" w:rsidP="00000000" w:rsidRDefault="00000000" w:rsidRPr="00000000" w14:paraId="00000071">
      <w:pPr>
        <w:pStyle w:val="Heading2"/>
        <w:rPr>
          <w:color w:val="6aa84f"/>
        </w:rPr>
      </w:pPr>
      <w:bookmarkStart w:colFirst="0" w:colLast="0" w:name="_oyrgekf6j7ui"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72">
      <w:pPr>
        <w:rPr/>
      </w:pPr>
      <w:r w:rsidDel="00000000" w:rsidR="00000000" w:rsidRPr="00000000">
        <w:rPr>
          <w:rtl w:val="0"/>
        </w:rPr>
        <w:t xml:space="preserve">XXX</w:t>
      </w:r>
    </w:p>
    <w:p w:rsidR="00000000" w:rsidDel="00000000" w:rsidP="00000000" w:rsidRDefault="00000000" w:rsidRPr="00000000" w14:paraId="00000073">
      <w:pPr>
        <w:pStyle w:val="Heading2"/>
        <w:rPr>
          <w:color w:val="6aa84f"/>
        </w:rPr>
      </w:pPr>
      <w:bookmarkStart w:colFirst="0" w:colLast="0" w:name="_ha1uo8anp9wi"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74">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75">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6">
      <w:pPr>
        <w:pStyle w:val="Heading2"/>
        <w:rPr>
          <w:color w:val="6aa84f"/>
        </w:rPr>
      </w:pPr>
      <w:bookmarkStart w:colFirst="0" w:colLast="0" w:name="_oa86v8ns3tpy" w:id="7"/>
      <w:bookmarkEnd w:id="7"/>
      <w:r w:rsidDel="00000000" w:rsidR="00000000" w:rsidRPr="00000000">
        <w:rPr>
          <w:color w:val="6aa84f"/>
          <w:rtl w:val="0"/>
        </w:rPr>
        <w:t xml:space="preserve">DAC Definition</w:t>
      </w:r>
    </w:p>
    <w:p w:rsidR="00000000" w:rsidDel="00000000" w:rsidP="00000000" w:rsidRDefault="00000000" w:rsidRPr="00000000" w14:paraId="00000077">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8">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79">
      <w:pPr>
        <w:rPr/>
      </w:pPr>
      <w:r w:rsidDel="00000000" w:rsidR="00000000" w:rsidRPr="00000000">
        <w:rPr>
          <w:rtl w:val="0"/>
        </w:rPr>
        <w:t xml:space="preserve">XXX</w:t>
      </w:r>
    </w:p>
    <w:p w:rsidR="00000000" w:rsidDel="00000000" w:rsidP="00000000" w:rsidRDefault="00000000" w:rsidRPr="00000000" w14:paraId="0000007A">
      <w:pPr>
        <w:pStyle w:val="Heading2"/>
        <w:rPr>
          <w:color w:val="6aa84f"/>
        </w:rPr>
      </w:pPr>
      <w:bookmarkStart w:colFirst="0" w:colLast="0" w:name="_q5w0krkz1lbw" w:id="9"/>
      <w:bookmarkEnd w:id="9"/>
      <w:r w:rsidDel="00000000" w:rsidR="00000000" w:rsidRPr="00000000">
        <w:rPr>
          <w:color w:val="6aa84f"/>
          <w:rtl w:val="0"/>
        </w:rPr>
        <w:t xml:space="preserve">Interest rates and fees </w:t>
      </w:r>
    </w:p>
    <w:p w:rsidR="00000000" w:rsidDel="00000000" w:rsidP="00000000" w:rsidRDefault="00000000" w:rsidRPr="00000000" w14:paraId="0000007B">
      <w:pPr>
        <w:rPr/>
      </w:pPr>
      <w:r w:rsidDel="00000000" w:rsidR="00000000" w:rsidRPr="00000000">
        <w:rPr>
          <w:rtl w:val="0"/>
        </w:rPr>
        <w:t xml:space="preserve">XXX</w:t>
      </w:r>
    </w:p>
    <w:p w:rsidR="00000000" w:rsidDel="00000000" w:rsidP="00000000" w:rsidRDefault="00000000" w:rsidRPr="00000000" w14:paraId="0000007C">
      <w:pPr>
        <w:pStyle w:val="Heading2"/>
        <w:rPr>
          <w:color w:val="6aa84f"/>
        </w:rPr>
      </w:pPr>
      <w:bookmarkStart w:colFirst="0" w:colLast="0" w:name="_1d68irv5uavb" w:id="10"/>
      <w:bookmarkEnd w:id="10"/>
      <w:r w:rsidDel="00000000" w:rsidR="00000000" w:rsidRPr="00000000">
        <w:rPr>
          <w:color w:val="6aa84f"/>
          <w:rtl w:val="0"/>
        </w:rPr>
        <w:t xml:space="preserve">Set-Asides</w:t>
      </w:r>
    </w:p>
    <w:p w:rsidR="00000000" w:rsidDel="00000000" w:rsidP="00000000" w:rsidRDefault="00000000" w:rsidRPr="00000000" w14:paraId="0000007D">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E">
      <w:pPr>
        <w:pStyle w:val="Heading2"/>
        <w:rPr>
          <w:color w:val="6aa84f"/>
        </w:rPr>
      </w:pPr>
      <w:bookmarkStart w:colFirst="0" w:colLast="0" w:name="_8c8p0ygg8gdt"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7F">
      <w:pPr>
        <w:rPr/>
      </w:pPr>
      <w:r w:rsidDel="00000000" w:rsidR="00000000" w:rsidRPr="00000000">
        <w:rPr>
          <w:rtl w:val="0"/>
        </w:rPr>
        <w:t xml:space="preserve">XXX</w:t>
      </w:r>
    </w:p>
    <w:p w:rsidR="00000000" w:rsidDel="00000000" w:rsidP="00000000" w:rsidRDefault="00000000" w:rsidRPr="00000000" w14:paraId="00000080">
      <w:pPr>
        <w:pStyle w:val="Heading2"/>
        <w:rPr>
          <w:color w:val="6aa84f"/>
        </w:rPr>
      </w:pPr>
      <w:bookmarkStart w:colFirst="0" w:colLast="0" w:name="_bi3hr4lr4su"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81">
      <w:pPr>
        <w:rPr/>
      </w:pPr>
      <w:r w:rsidDel="00000000" w:rsidR="00000000" w:rsidRPr="00000000">
        <w:rPr>
          <w:rtl w:val="0"/>
        </w:rPr>
        <w:t xml:space="preserve">XXX</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pStyle w:val="Heading2"/>
        <w:rPr>
          <w:color w:val="6aa84f"/>
        </w:rPr>
      </w:pPr>
      <w:bookmarkStart w:colFirst="0" w:colLast="0" w:name="_bl5jpzyas7vi"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numPr>
          <w:ilvl w:val="0"/>
          <w:numId w:val="2"/>
        </w:numPr>
        <w:ind w:left="720" w:hanging="360"/>
        <w:rPr>
          <w:sz w:val="20"/>
          <w:szCs w:val="20"/>
        </w:rPr>
      </w:pPr>
      <w:r w:rsidDel="00000000" w:rsidR="00000000" w:rsidRPr="00000000">
        <w:rPr>
          <w:sz w:val="20"/>
          <w:szCs w:val="20"/>
          <w:rtl w:val="0"/>
        </w:rPr>
        <w:t xml:space="preserve">XXXXX</w:t>
      </w:r>
    </w:p>
    <w:p w:rsidR="00000000" w:rsidDel="00000000" w:rsidP="00000000" w:rsidRDefault="00000000" w:rsidRPr="00000000" w14:paraId="00000086">
      <w:pPr>
        <w:numPr>
          <w:ilvl w:val="0"/>
          <w:numId w:val="2"/>
        </w:numPr>
        <w:ind w:left="720" w:hanging="360"/>
        <w:rPr>
          <w:sz w:val="20"/>
          <w:szCs w:val="20"/>
        </w:rPr>
      </w:pPr>
      <w:r w:rsidDel="00000000" w:rsidR="00000000" w:rsidRPr="00000000">
        <w:rPr>
          <w:sz w:val="20"/>
          <w:szCs w:val="20"/>
          <w:rtl w:val="0"/>
        </w:rPr>
        <w:t xml:space="preserve">XXXXX </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en Kwan" w:id="1" w:date="2026-03-12T18:19:3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right @dgoshen@policyinnovation.org?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copied over what was here previously but added some small edits and want to make sure the content is still correct</w:t>
      </w:r>
    </w:p>
  </w:comment>
  <w:comment w:author="Phil Cork" w:id="0" w:date="2026-04-22T17:32:0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Is this note saying "this can be done" as an aside or "this is how it should be encoded" as instructions?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190500</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docs.google.com/spreadsheets/d/10NcgSJAZedRNDTq7_9-UJUefF6tQ6RYhvVSib_Dc-3Y/edit?gid=2138693262#gid=213869326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poOdZUMABYJAKDHf4L0om8d14_AZkL3l/view?usp=drive_link" TargetMode="External"/><Relationship Id="rId8" Type="http://schemas.openxmlformats.org/officeDocument/2006/relationships/hyperlink" Target="mailto:maria@policyinnovati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