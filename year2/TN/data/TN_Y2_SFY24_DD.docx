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color w:val="4a86e8"/>
          <w:sz w:val="20"/>
          <w:szCs w:val="20"/>
        </w:rPr>
      </w:pPr>
      <w:bookmarkStart w:colFirst="0" w:colLast="0" w:name="_akwddigs8x6b" w:id="0"/>
      <w:bookmarkEnd w:id="0"/>
      <w:r w:rsidDel="00000000" w:rsidR="00000000" w:rsidRPr="00000000">
        <w:rPr>
          <w:b w:val="1"/>
          <w:bCs w:val="1"/>
          <w:color w:val="4a86e8"/>
          <w:sz w:val="20"/>
          <w:szCs w:val="20"/>
          <w:rtl w:val="0"/>
        </w:rPr>
        <w:t xml:space="preserve">Tennessee Data Dictionary, Year 2 </w:t>
      </w:r>
      <w:r w:rsidDel="00000000" w:rsidR="00000000" w:rsidRPr="00000000">
        <w:rPr>
          <w:b w:val="1"/>
          <w:bCs w:val="1"/>
          <w:rtl w:val="0"/>
        </w:rPr>
        <w:t xml:space="preserve">[</w:t>
      </w:r>
      <w:r w:rsidDel="00000000" w:rsidR="00000000" w:rsidRPr="00000000">
        <w:rPr>
          <w:b w:val="1"/>
          <w:bCs w:val="1"/>
          <w:color w:val="00ff00"/>
          <w:rtl w:val="0"/>
        </w:rPr>
        <w:t xml:space="preserve">Updated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sz w:val="20"/>
          <w:szCs w:val="20"/>
          <w:rtl w:val="0"/>
        </w:rPr>
        <w:t xml:space="preserve">Last updated 11/13/2025 [Funding Amount]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b w:val="1"/>
          <w:bCs w:val="1"/>
          <w:sz w:val="20"/>
          <w:szCs w:val="20"/>
          <w:rtl w:val="0"/>
        </w:rPr>
        <w:t xml:space="preserve">Category</w:t>
      </w:r>
      <w:r w:rsidDel="00000000" w:rsidR="00000000" w:rsidRPr="00000000">
        <w:rPr>
          <w:b w:val="1"/>
          <w:bCs w:val="1"/>
          <w:sz w:val="20"/>
          <w:szCs w:val="20"/>
          <w:rtl w:val="0"/>
        </w:rPr>
        <w:t xml:space="preserve">: Partial award data available. </w:t>
      </w:r>
      <w:r w:rsidDel="00000000" w:rsidR="00000000" w:rsidRPr="00000000">
        <w:rPr>
          <w:sz w:val="20"/>
          <w:szCs w:val="20"/>
          <w:rtl w:val="0"/>
        </w:rPr>
        <w:t xml:space="preserve">Tennessee has released applicant and award data for its FFY23 base and IIJA supplemental capitalization grants, but has not released any applicant or award data for the FFY23 IIJA lead or emerging contaminants capitalization grants. See “More information” for details below.</w:t>
      </w:r>
    </w:p>
    <w:p w:rsidR="00000000" w:rsidDel="00000000" w:rsidP="00000000" w:rsidRDefault="00000000" w:rsidRPr="00000000" w14:paraId="00000005">
      <w:pPr>
        <w:rPr>
          <w:b w:val="1"/>
          <w:bCs w:val="1"/>
          <w:sz w:val="20"/>
          <w:szCs w:val="20"/>
        </w:rPr>
      </w:pPr>
      <w:r w:rsidDel="00000000" w:rsidR="00000000" w:rsidRPr="00000000">
        <w:rPr>
          <w:rtl w:val="0"/>
        </w:rPr>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7">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9">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A">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B">
      <w:pPr>
        <w:numPr>
          <w:ilvl w:val="0"/>
          <w:numId w:val="1"/>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C">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D">
      <w:pPr>
        <w:numPr>
          <w:ilvl w:val="0"/>
          <w:numId w:val="1"/>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E">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F">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10">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1">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2">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3">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5">
      <w:pPr>
        <w:numPr>
          <w:ilvl w:val="0"/>
          <w:numId w:val="1"/>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6">
      <w:pPr>
        <w:numPr>
          <w:ilvl w:val="0"/>
          <w:numId w:val="1"/>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7">
      <w:pPr>
        <w:numPr>
          <w:ilvl w:val="1"/>
          <w:numId w:val="1"/>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8">
      <w:pPr>
        <w:numPr>
          <w:ilvl w:val="1"/>
          <w:numId w:val="1"/>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9">
      <w:pPr>
        <w:numPr>
          <w:ilvl w:val="1"/>
          <w:numId w:val="1"/>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b w:val="1"/>
          <w:bCs w:val="1"/>
          <w:sz w:val="20"/>
          <w:szCs w:val="20"/>
          <w:rtl w:val="0"/>
        </w:rPr>
        <w:t xml:space="preserve">Intended Use Plans from which data for the SFY2024 has been collected:</w:t>
      </w:r>
      <w:r w:rsidDel="00000000" w:rsidR="00000000" w:rsidRPr="00000000">
        <w:rPr>
          <w:rtl w:val="0"/>
        </w:rPr>
      </w:r>
    </w:p>
    <w:p w:rsidR="00000000" w:rsidDel="00000000" w:rsidP="00000000" w:rsidRDefault="00000000" w:rsidRPr="00000000" w14:paraId="0000001C">
      <w:pPr>
        <w:numPr>
          <w:ilvl w:val="0"/>
          <w:numId w:val="11"/>
        </w:numPr>
        <w:ind w:left="720" w:hanging="360"/>
        <w:rPr>
          <w:color w:val="000000"/>
          <w:sz w:val="20"/>
          <w:szCs w:val="20"/>
        </w:rPr>
      </w:pPr>
      <w:hyperlink r:id="rId7">
        <w:r w:rsidDel="00000000" w:rsidR="00000000" w:rsidRPr="00000000">
          <w:rPr>
            <w:color w:val="1155cc"/>
            <w:sz w:val="20"/>
            <w:szCs w:val="20"/>
            <w:u w:val="single"/>
            <w:rtl w:val="0"/>
          </w:rPr>
          <w:t xml:space="preserve">Intended Use Plan Drinking Water State Revolving Fund State Fiscal Year (SFY) 2024 Federal Fiscal Year (FFY) 2023</w:t>
        </w:r>
      </w:hyperlink>
      <w:r w:rsidDel="00000000" w:rsidR="00000000" w:rsidRPr="00000000">
        <w:rPr>
          <w:sz w:val="20"/>
          <w:szCs w:val="20"/>
          <w:rtl w:val="0"/>
        </w:rPr>
        <w:t xml:space="preserve">, Final, October 25, 2023 </w:t>
      </w:r>
      <w:r w:rsidDel="00000000" w:rsidR="00000000" w:rsidRPr="00000000">
        <w:rPr>
          <w:sz w:val="20"/>
          <w:szCs w:val="20"/>
          <w:rtl w:val="0"/>
        </w:rPr>
        <w:t xml:space="preserve">(SFY24 Base/IIJA Gen Supp/LSLR IUP)</w:t>
      </w:r>
    </w:p>
    <w:p w:rsidR="00000000" w:rsidDel="00000000" w:rsidP="00000000" w:rsidRDefault="00000000" w:rsidRPr="00000000" w14:paraId="0000001D">
      <w:pPr>
        <w:numPr>
          <w:ilvl w:val="1"/>
          <w:numId w:val="11"/>
        </w:numPr>
        <w:ind w:left="1440" w:hanging="360"/>
        <w:rPr>
          <w:color w:val="000000"/>
          <w:sz w:val="20"/>
          <w:szCs w:val="20"/>
        </w:rPr>
      </w:pPr>
      <w:hyperlink r:id="rId8">
        <w:r w:rsidDel="00000000" w:rsidR="00000000" w:rsidRPr="00000000">
          <w:rPr>
            <w:color w:val="1155cc"/>
            <w:sz w:val="20"/>
            <w:szCs w:val="20"/>
            <w:u w:val="single"/>
            <w:rtl w:val="0"/>
          </w:rPr>
          <w:t xml:space="preserve">Drinking Water State Revolving Fund 2023 Priority Ranking List</w:t>
        </w:r>
      </w:hyperlink>
      <w:r w:rsidDel="00000000" w:rsidR="00000000" w:rsidRPr="00000000">
        <w:rPr>
          <w:sz w:val="20"/>
          <w:szCs w:val="20"/>
          <w:rtl w:val="0"/>
        </w:rPr>
        <w:t xml:space="preserve">, Final, September 28, 2023 </w:t>
      </w:r>
      <w:r w:rsidDel="00000000" w:rsidR="00000000" w:rsidRPr="00000000">
        <w:rPr>
          <w:sz w:val="20"/>
          <w:szCs w:val="20"/>
          <w:rtl w:val="0"/>
        </w:rPr>
        <w:t xml:space="preserve">(SFY24 Base/IIJA Gen Supp PPL)</w:t>
      </w:r>
      <w:r w:rsidDel="00000000" w:rsidR="00000000" w:rsidRPr="00000000">
        <w:rPr>
          <w:rtl w:val="0"/>
        </w:rPr>
      </w:r>
    </w:p>
    <w:p w:rsidR="00000000" w:rsidDel="00000000" w:rsidP="00000000" w:rsidRDefault="00000000" w:rsidRPr="00000000" w14:paraId="0000001E">
      <w:pPr>
        <w:numPr>
          <w:ilvl w:val="2"/>
          <w:numId w:val="11"/>
        </w:numPr>
        <w:ind w:left="2160" w:hanging="360"/>
        <w:rPr>
          <w:sz w:val="20"/>
          <w:szCs w:val="20"/>
        </w:rPr>
      </w:pPr>
      <w:r w:rsidDel="00000000" w:rsidR="00000000" w:rsidRPr="00000000">
        <w:rPr>
          <w:sz w:val="20"/>
          <w:szCs w:val="20"/>
          <w:rtl w:val="0"/>
        </w:rPr>
        <w:t xml:space="preserve">Last Scraped On: ????-??-?? | Last Scraped By: ??</w:t>
      </w:r>
    </w:p>
    <w:p w:rsidR="00000000" w:rsidDel="00000000" w:rsidP="00000000" w:rsidRDefault="00000000" w:rsidRPr="00000000" w14:paraId="0000001F">
      <w:pPr>
        <w:numPr>
          <w:ilvl w:val="2"/>
          <w:numId w:val="11"/>
        </w:numPr>
        <w:ind w:left="2160" w:hanging="360"/>
        <w:rPr>
          <w:sz w:val="20"/>
          <w:szCs w:val="20"/>
        </w:rPr>
      </w:pPr>
      <w:r w:rsidDel="00000000" w:rsidR="00000000" w:rsidRPr="00000000">
        <w:rPr>
          <w:sz w:val="20"/>
          <w:szCs w:val="20"/>
          <w:rtl w:val="0"/>
        </w:rPr>
        <w:t xml:space="preserve">Last Reviewed On: 2025-12-03 | Last Reviewed By: Maria</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2">
      <w:pPr>
        <w:rPr>
          <w:sz w:val="20"/>
          <w:szCs w:val="20"/>
        </w:rPr>
      </w:pPr>
      <w:r w:rsidDel="00000000" w:rsidR="00000000" w:rsidRPr="00000000">
        <w:rPr>
          <w:sz w:val="20"/>
          <w:szCs w:val="20"/>
          <w:rtl w:val="0"/>
        </w:rPr>
        <w:t xml:space="preserve"> </w:t>
      </w:r>
    </w:p>
    <w:p w:rsidR="00000000" w:rsidDel="00000000" w:rsidP="00000000" w:rsidRDefault="00000000" w:rsidRPr="00000000" w14:paraId="00000023">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Geographic Reference</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County</w:t>
      </w:r>
    </w:p>
    <w:p w:rsidR="00000000" w:rsidDel="00000000" w:rsidP="00000000" w:rsidRDefault="00000000" w:rsidRPr="00000000" w14:paraId="00000024">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Local Government</w:t>
      </w:r>
    </w:p>
    <w:p w:rsidR="00000000" w:rsidDel="00000000" w:rsidP="00000000" w:rsidRDefault="00000000" w:rsidRPr="00000000" w14:paraId="00000025">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PWSID#</w:t>
      </w:r>
      <w:r w:rsidDel="00000000" w:rsidR="00000000" w:rsidRPr="00000000">
        <w:rPr>
          <w:rtl w:val="0"/>
        </w:rPr>
      </w:r>
    </w:p>
    <w:p w:rsidR="00000000" w:rsidDel="00000000" w:rsidP="00000000" w:rsidRDefault="00000000" w:rsidRPr="00000000" w14:paraId="00000026">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p>
    <w:p w:rsidR="00000000" w:rsidDel="00000000" w:rsidP="00000000" w:rsidRDefault="00000000" w:rsidRPr="00000000" w14:paraId="00000027">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Name: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8">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Type: </w:t>
      </w:r>
    </w:p>
    <w:p w:rsidR="00000000" w:rsidDel="00000000" w:rsidP="00000000" w:rsidRDefault="00000000" w:rsidRPr="00000000" w14:paraId="00000029">
      <w:pPr>
        <w:numPr>
          <w:ilvl w:val="1"/>
          <w:numId w:val="11"/>
        </w:numPr>
        <w:ind w:left="1440" w:hanging="360"/>
        <w:rPr>
          <w:sz w:val="20"/>
          <w:szCs w:val="20"/>
        </w:rPr>
      </w:pPr>
      <w:r w:rsidDel="00000000" w:rsidR="00000000" w:rsidRPr="00000000">
        <w:rPr>
          <w:sz w:val="20"/>
          <w:szCs w:val="20"/>
          <w:rtl w:val="0"/>
        </w:rPr>
        <w:t xml:space="preserve">General projects: All projects on SFY24 PPL that are not EC or lead projects are general projects</w:t>
      </w:r>
    </w:p>
    <w:p w:rsidR="00000000" w:rsidDel="00000000" w:rsidP="00000000" w:rsidRDefault="00000000" w:rsidRPr="00000000" w14:paraId="0000002A">
      <w:pPr>
        <w:numPr>
          <w:ilvl w:val="1"/>
          <w:numId w:val="11"/>
        </w:numPr>
        <w:ind w:left="1440" w:hanging="360"/>
        <w:rPr>
          <w:sz w:val="20"/>
          <w:szCs w:val="20"/>
        </w:rPr>
      </w:pPr>
      <w:r w:rsidDel="00000000" w:rsidR="00000000" w:rsidRPr="00000000">
        <w:rPr>
          <w:sz w:val="20"/>
          <w:szCs w:val="20"/>
          <w:rtl w:val="0"/>
        </w:rPr>
        <w:t xml:space="preserve">Lead projects: Projects on SFY24 PPL “lead” or “LSL” in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are lead projects.</w:t>
      </w:r>
    </w:p>
    <w:p w:rsidR="00000000" w:rsidDel="00000000" w:rsidP="00000000" w:rsidRDefault="00000000" w:rsidRPr="00000000" w14:paraId="0000002B">
      <w:pPr>
        <w:numPr>
          <w:ilvl w:val="1"/>
          <w:numId w:val="11"/>
        </w:numPr>
        <w:ind w:left="1440" w:hanging="360"/>
        <w:rPr>
          <w:sz w:val="20"/>
          <w:szCs w:val="20"/>
        </w:rPr>
      </w:pPr>
      <w:r w:rsidDel="00000000" w:rsidR="00000000" w:rsidRPr="00000000">
        <w:rPr>
          <w:sz w:val="20"/>
          <w:szCs w:val="20"/>
          <w:rtl w:val="0"/>
        </w:rPr>
        <w:t xml:space="preserve">EC projects: Projects on SFY24 PPL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are emerging contaminants projects. </w:t>
      </w:r>
    </w:p>
    <w:p w:rsidR="00000000" w:rsidDel="00000000" w:rsidP="00000000" w:rsidRDefault="00000000" w:rsidRPr="00000000" w14:paraId="0000002C">
      <w:pPr>
        <w:numPr>
          <w:ilvl w:val="0"/>
          <w:numId w:val="11"/>
        </w:numPr>
        <w:ind w:left="720" w:hanging="360"/>
        <w:rPr>
          <w:b w:val="1"/>
          <w:bCs w:val="1"/>
          <w:color w:val="000000"/>
          <w:sz w:val="20"/>
          <w:szCs w:val="20"/>
        </w:rPr>
      </w:pPr>
      <w:r w:rsidDel="00000000" w:rsidR="00000000" w:rsidRPr="00000000">
        <w:rPr>
          <w:b w:val="1"/>
          <w:bCs w:val="1"/>
          <w:sz w:val="20"/>
          <w:szCs w:val="20"/>
          <w:rtl w:val="0"/>
        </w:rPr>
        <w:t xml:space="preserve">Project Cost: </w:t>
      </w:r>
      <w:r w:rsidDel="00000000" w:rsidR="00000000" w:rsidRPr="00000000">
        <w:rPr>
          <w:i w:val="1"/>
          <w:iCs w:val="1"/>
          <w:sz w:val="20"/>
          <w:szCs w:val="20"/>
          <w:rtl w:val="0"/>
        </w:rPr>
        <w:t xml:space="preserve">Total Project Amount ($)</w:t>
      </w:r>
    </w:p>
    <w:p w:rsidR="00000000" w:rsidDel="00000000" w:rsidP="00000000" w:rsidRDefault="00000000" w:rsidRPr="00000000" w14:paraId="0000002D">
      <w:pPr>
        <w:numPr>
          <w:ilvl w:val="0"/>
          <w:numId w:val="11"/>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No Information</w:t>
      </w:r>
    </w:p>
    <w:p w:rsidR="00000000" w:rsidDel="00000000" w:rsidP="00000000" w:rsidRDefault="00000000" w:rsidRPr="00000000" w14:paraId="0000002E">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Funding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F">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Principal Forgiveness: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0">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Description: </w:t>
      </w:r>
      <w:r w:rsidDel="00000000" w:rsidR="00000000" w:rsidRPr="00000000">
        <w:rPr>
          <w:i w:val="1"/>
          <w:iCs w:val="1"/>
          <w:sz w:val="20"/>
          <w:szCs w:val="20"/>
          <w:rtl w:val="0"/>
        </w:rPr>
        <w:t xml:space="preserve">Project Description</w:t>
      </w:r>
    </w:p>
    <w:p w:rsidR="00000000" w:rsidDel="00000000" w:rsidP="00000000" w:rsidRDefault="00000000" w:rsidRPr="00000000" w14:paraId="00000031">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 Served</w:t>
      </w:r>
    </w:p>
    <w:p w:rsidR="00000000" w:rsidDel="00000000" w:rsidP="00000000" w:rsidRDefault="00000000" w:rsidRPr="00000000" w14:paraId="00000032">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Disadvantaged?</w:t>
      </w:r>
      <w:r w:rsidDel="00000000" w:rsidR="00000000" w:rsidRPr="00000000">
        <w:rPr>
          <w:b w:val="1"/>
          <w:bCs w:val="1"/>
          <w:sz w:val="20"/>
          <w:szCs w:val="20"/>
          <w:rtl w:val="0"/>
        </w:rPr>
        <w:t xml:space="preserve">: </w:t>
      </w:r>
    </w:p>
    <w:p w:rsidR="00000000" w:rsidDel="00000000" w:rsidP="00000000" w:rsidRDefault="00000000" w:rsidRPr="00000000" w14:paraId="00000033">
      <w:pPr>
        <w:numPr>
          <w:ilvl w:val="1"/>
          <w:numId w:val="11"/>
        </w:numPr>
        <w:ind w:left="1440" w:hanging="360"/>
        <w:rPr>
          <w:rFonts w:ascii="Calibri" w:cs="Calibri" w:eastAsia="Calibri" w:hAnsi="Calibri"/>
          <w:b w:val="1"/>
          <w:bCs w:val="1"/>
          <w:color w:val="000000"/>
          <w:sz w:val="20"/>
          <w:szCs w:val="20"/>
        </w:rPr>
      </w:pPr>
      <w:r w:rsidDel="00000000" w:rsidR="00000000" w:rsidRPr="00000000">
        <w:rPr>
          <w:sz w:val="20"/>
          <w:szCs w:val="20"/>
          <w:rtl w:val="0"/>
        </w:rPr>
        <w:t xml:space="preserve">Yes: Asterisk (*) next to the applicant name under </w:t>
      </w:r>
      <w:r w:rsidDel="00000000" w:rsidR="00000000" w:rsidRPr="00000000">
        <w:rPr>
          <w:i w:val="1"/>
          <w:iCs w:val="1"/>
          <w:sz w:val="20"/>
          <w:szCs w:val="20"/>
          <w:rtl w:val="0"/>
        </w:rPr>
        <w:t xml:space="preserve">Local Government</w:t>
      </w:r>
      <w:r w:rsidDel="00000000" w:rsidR="00000000" w:rsidRPr="00000000">
        <w:rPr>
          <w:sz w:val="20"/>
          <w:szCs w:val="20"/>
          <w:rtl w:val="0"/>
        </w:rPr>
        <w:t xml:space="preserve">.</w:t>
      </w:r>
    </w:p>
    <w:p w:rsidR="00000000" w:rsidDel="00000000" w:rsidP="00000000" w:rsidRDefault="00000000" w:rsidRPr="00000000" w14:paraId="00000034">
      <w:pPr>
        <w:numPr>
          <w:ilvl w:val="1"/>
          <w:numId w:val="11"/>
        </w:numPr>
        <w:ind w:left="1440" w:hanging="360"/>
        <w:rPr>
          <w:rFonts w:ascii="Calibri" w:cs="Calibri" w:eastAsia="Calibri" w:hAnsi="Calibri"/>
          <w:b w:val="1"/>
          <w:bCs w:val="1"/>
          <w:color w:val="000000"/>
          <w:sz w:val="20"/>
          <w:szCs w:val="20"/>
        </w:rPr>
      </w:pPr>
      <w:r w:rsidDel="00000000" w:rsidR="00000000" w:rsidRPr="00000000">
        <w:rPr>
          <w:sz w:val="20"/>
          <w:szCs w:val="20"/>
          <w:rtl w:val="0"/>
        </w:rPr>
        <w:t xml:space="preserve">No: No asterisk (*) next to the applicant name under </w:t>
      </w:r>
      <w:r w:rsidDel="00000000" w:rsidR="00000000" w:rsidRPr="00000000">
        <w:rPr>
          <w:i w:val="1"/>
          <w:iCs w:val="1"/>
          <w:sz w:val="20"/>
          <w:szCs w:val="20"/>
          <w:rtl w:val="0"/>
        </w:rPr>
        <w:t xml:space="preserve">Local Government</w:t>
      </w:r>
      <w:r w:rsidDel="00000000" w:rsidR="00000000" w:rsidRPr="00000000">
        <w:rPr>
          <w:sz w:val="20"/>
          <w:szCs w:val="20"/>
          <w:rtl w:val="0"/>
        </w:rPr>
        <w:t xml:space="preserve">.</w:t>
      </w:r>
    </w:p>
    <w:p w:rsidR="00000000" w:rsidDel="00000000" w:rsidP="00000000" w:rsidRDefault="00000000" w:rsidRPr="00000000" w14:paraId="00000035">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Rank: </w:t>
      </w:r>
    </w:p>
    <w:p w:rsidR="00000000" w:rsidDel="00000000" w:rsidP="00000000" w:rsidRDefault="00000000" w:rsidRPr="00000000" w14:paraId="00000036">
      <w:pPr>
        <w:numPr>
          <w:ilvl w:val="1"/>
          <w:numId w:val="11"/>
        </w:numPr>
        <w:ind w:left="1440" w:hanging="360"/>
        <w:rPr>
          <w:rFonts w:ascii="Calibri" w:cs="Calibri" w:eastAsia="Calibri" w:hAnsi="Calibri"/>
          <w:b w:val="1"/>
          <w:bCs w:val="1"/>
          <w:color w:val="000000"/>
          <w:sz w:val="20"/>
          <w:szCs w:val="20"/>
        </w:rPr>
      </w:pPr>
      <w:r w:rsidDel="00000000" w:rsidR="00000000" w:rsidRPr="00000000">
        <w:rPr>
          <w:i w:val="1"/>
          <w:iCs w:val="1"/>
          <w:sz w:val="20"/>
          <w:szCs w:val="20"/>
          <w:rtl w:val="0"/>
        </w:rPr>
        <w:t xml:space="preserve">Rank Order </w:t>
      </w:r>
      <w:r w:rsidDel="00000000" w:rsidR="00000000" w:rsidRPr="00000000">
        <w:rPr>
          <w:sz w:val="20"/>
          <w:szCs w:val="20"/>
          <w:rtl w:val="0"/>
        </w:rPr>
        <w:t xml:space="preserve">for projects above the black “ranking line” on p. 5 of the Base/IIJA Gen Supp PPL</w:t>
      </w:r>
    </w:p>
    <w:p w:rsidR="00000000" w:rsidDel="00000000" w:rsidP="00000000" w:rsidRDefault="00000000" w:rsidRPr="00000000" w14:paraId="00000037">
      <w:pPr>
        <w:numPr>
          <w:ilvl w:val="1"/>
          <w:numId w:val="11"/>
        </w:numPr>
        <w:ind w:left="1440" w:hanging="360"/>
        <w:rPr>
          <w:rFonts w:ascii="Calibri" w:cs="Calibri" w:eastAsia="Calibri" w:hAnsi="Calibri"/>
          <w:b w:val="1"/>
          <w:bCs w:val="1"/>
          <w:sz w:val="20"/>
          <w:szCs w:val="20"/>
        </w:rPr>
      </w:pPr>
      <w:r w:rsidDel="00000000" w:rsidR="00000000" w:rsidRPr="00000000">
        <w:rPr>
          <w:sz w:val="20"/>
          <w:szCs w:val="20"/>
          <w:rtl w:val="0"/>
        </w:rPr>
        <w:t xml:space="preserve">No Information for projects below the “ranking line” on the Base/IIJA Gen Supp PPL</w:t>
      </w:r>
      <w:r w:rsidDel="00000000" w:rsidR="00000000" w:rsidRPr="00000000">
        <w:rPr>
          <w:rtl w:val="0"/>
        </w:rPr>
      </w:r>
    </w:p>
    <w:p w:rsidR="00000000" w:rsidDel="00000000" w:rsidP="00000000" w:rsidRDefault="00000000" w:rsidRPr="00000000" w14:paraId="00000038">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Score:</w:t>
      </w:r>
      <w:r w:rsidDel="00000000" w:rsidR="00000000" w:rsidRPr="00000000">
        <w:rPr>
          <w:i w:val="1"/>
          <w:iCs w:val="1"/>
          <w:sz w:val="20"/>
          <w:szCs w:val="20"/>
          <w:rtl w:val="0"/>
        </w:rPr>
        <w:t xml:space="preserve"> </w:t>
      </w:r>
    </w:p>
    <w:p w:rsidR="00000000" w:rsidDel="00000000" w:rsidP="00000000" w:rsidRDefault="00000000" w:rsidRPr="00000000" w14:paraId="00000039">
      <w:pPr>
        <w:numPr>
          <w:ilvl w:val="1"/>
          <w:numId w:val="11"/>
        </w:numPr>
        <w:ind w:left="1440" w:hanging="360"/>
        <w:rPr>
          <w:rFonts w:ascii="Calibri" w:cs="Calibri" w:eastAsia="Calibri" w:hAnsi="Calibri"/>
          <w:b w:val="1"/>
          <w:bCs w:val="1"/>
          <w:color w:val="000000"/>
          <w:sz w:val="20"/>
          <w:szCs w:val="20"/>
        </w:rPr>
      </w:pPr>
      <w:r w:rsidDel="00000000" w:rsidR="00000000" w:rsidRPr="00000000">
        <w:rPr>
          <w:i w:val="1"/>
          <w:iCs w:val="1"/>
          <w:sz w:val="20"/>
          <w:szCs w:val="20"/>
          <w:rtl w:val="0"/>
        </w:rPr>
        <w:t xml:space="preserve">Priority Points </w:t>
      </w:r>
      <w:r w:rsidDel="00000000" w:rsidR="00000000" w:rsidRPr="00000000">
        <w:rPr>
          <w:sz w:val="20"/>
          <w:szCs w:val="20"/>
          <w:rtl w:val="0"/>
        </w:rPr>
        <w:t xml:space="preserve">for projects above the black “ranking line” on p. 5 of the Base/IIJA Gen Supp PPL</w:t>
      </w:r>
      <w:r w:rsidDel="00000000" w:rsidR="00000000" w:rsidRPr="00000000">
        <w:rPr>
          <w:rtl w:val="0"/>
        </w:rPr>
      </w:r>
    </w:p>
    <w:p w:rsidR="00000000" w:rsidDel="00000000" w:rsidP="00000000" w:rsidRDefault="00000000" w:rsidRPr="00000000" w14:paraId="0000003A">
      <w:pPr>
        <w:numPr>
          <w:ilvl w:val="1"/>
          <w:numId w:val="11"/>
        </w:numPr>
        <w:ind w:left="1440" w:hanging="360"/>
        <w:rPr>
          <w:rFonts w:ascii="Calibri" w:cs="Calibri" w:eastAsia="Calibri" w:hAnsi="Calibri"/>
          <w:b w:val="1"/>
          <w:bCs w:val="1"/>
          <w:sz w:val="20"/>
          <w:szCs w:val="20"/>
        </w:rPr>
      </w:pPr>
      <w:r w:rsidDel="00000000" w:rsidR="00000000" w:rsidRPr="00000000">
        <w:rPr>
          <w:sz w:val="20"/>
          <w:szCs w:val="20"/>
          <w:rtl w:val="0"/>
        </w:rPr>
        <w:t xml:space="preserve">No Information for projects below the “ranking line”on the Base/IIJA Gen Supp PPL</w:t>
      </w:r>
      <w:r w:rsidDel="00000000" w:rsidR="00000000" w:rsidRPr="00000000">
        <w:rPr>
          <w:rtl w:val="0"/>
        </w:rPr>
      </w:r>
    </w:p>
    <w:p w:rsidR="00000000" w:rsidDel="00000000" w:rsidP="00000000" w:rsidRDefault="00000000" w:rsidRPr="00000000" w14:paraId="0000003B">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Expecting Funding?</w:t>
      </w:r>
      <w:r w:rsidDel="00000000" w:rsidR="00000000" w:rsidRPr="00000000">
        <w:rPr>
          <w:b w:val="1"/>
          <w:bCs w:val="1"/>
          <w:sz w:val="20"/>
          <w:szCs w:val="20"/>
          <w:rtl w:val="0"/>
        </w:rPr>
        <w:t xml:space="preserve">: </w:t>
      </w:r>
    </w:p>
    <w:p w:rsidR="00000000" w:rsidDel="00000000" w:rsidP="00000000" w:rsidRDefault="00000000" w:rsidRPr="00000000" w14:paraId="0000003C">
      <w:pPr>
        <w:numPr>
          <w:ilvl w:val="1"/>
          <w:numId w:val="11"/>
        </w:numPr>
        <w:ind w:left="1440" w:hanging="360"/>
        <w:rPr>
          <w:rFonts w:ascii="Calibri" w:cs="Calibri" w:eastAsia="Calibri" w:hAnsi="Calibri"/>
          <w:sz w:val="20"/>
          <w:szCs w:val="20"/>
        </w:rPr>
      </w:pPr>
      <w:r w:rsidDel="00000000" w:rsidR="00000000" w:rsidRPr="00000000">
        <w:rPr>
          <w:sz w:val="20"/>
          <w:szCs w:val="20"/>
          <w:rtl w:val="0"/>
        </w:rPr>
        <w:t xml:space="preserve">General projects:</w:t>
      </w:r>
    </w:p>
    <w:p w:rsidR="00000000" w:rsidDel="00000000" w:rsidP="00000000" w:rsidRDefault="00000000" w:rsidRPr="00000000" w14:paraId="0000003D">
      <w:pPr>
        <w:numPr>
          <w:ilvl w:val="2"/>
          <w:numId w:val="11"/>
        </w:numPr>
        <w:ind w:left="2160" w:hanging="360"/>
        <w:rPr>
          <w:sz w:val="20"/>
          <w:szCs w:val="20"/>
        </w:rPr>
      </w:pPr>
      <w:r w:rsidDel="00000000" w:rsidR="00000000" w:rsidRPr="00000000">
        <w:rPr>
          <w:sz w:val="20"/>
          <w:szCs w:val="20"/>
          <w:rtl w:val="0"/>
        </w:rPr>
        <w:t xml:space="preserve">Yes: Projects up to </w:t>
      </w:r>
      <w:r w:rsidDel="00000000" w:rsidR="00000000" w:rsidRPr="00000000">
        <w:rPr>
          <w:i w:val="1"/>
          <w:iCs w:val="1"/>
          <w:sz w:val="20"/>
          <w:szCs w:val="20"/>
          <w:rtl w:val="0"/>
        </w:rPr>
        <w:t xml:space="preserve">Rank Order </w:t>
      </w:r>
      <w:r w:rsidDel="00000000" w:rsidR="00000000" w:rsidRPr="00000000">
        <w:rPr>
          <w:sz w:val="20"/>
          <w:szCs w:val="20"/>
          <w:rtl w:val="0"/>
        </w:rPr>
        <w:t xml:space="preserve">38</w:t>
      </w:r>
      <w:r w:rsidDel="00000000" w:rsidR="00000000" w:rsidRPr="00000000">
        <w:rPr>
          <w:sz w:val="20"/>
          <w:szCs w:val="20"/>
          <w:rtl w:val="0"/>
        </w:rPr>
        <w:t xml:space="preserve">, above the black “ranking line” in the Base/IIJA Gen Supp PPL, are expecting funding.</w:t>
      </w:r>
    </w:p>
    <w:p w:rsidR="00000000" w:rsidDel="00000000" w:rsidP="00000000" w:rsidRDefault="00000000" w:rsidRPr="00000000" w14:paraId="0000003E">
      <w:pPr>
        <w:numPr>
          <w:ilvl w:val="2"/>
          <w:numId w:val="11"/>
        </w:numPr>
        <w:ind w:left="2160" w:hanging="360"/>
        <w:rPr>
          <w:sz w:val="20"/>
          <w:szCs w:val="20"/>
        </w:rPr>
      </w:pPr>
      <w:r w:rsidDel="00000000" w:rsidR="00000000" w:rsidRPr="00000000">
        <w:rPr>
          <w:sz w:val="20"/>
          <w:szCs w:val="20"/>
          <w:rtl w:val="0"/>
        </w:rPr>
        <w:t xml:space="preserve">No: Projects after </w:t>
      </w:r>
      <w:r w:rsidDel="00000000" w:rsidR="00000000" w:rsidRPr="00000000">
        <w:rPr>
          <w:i w:val="1"/>
          <w:iCs w:val="1"/>
          <w:sz w:val="20"/>
          <w:szCs w:val="20"/>
          <w:rtl w:val="0"/>
        </w:rPr>
        <w:t xml:space="preserve">Rank Order </w:t>
      </w:r>
      <w:r w:rsidDel="00000000" w:rsidR="00000000" w:rsidRPr="00000000">
        <w:rPr>
          <w:sz w:val="20"/>
          <w:szCs w:val="20"/>
          <w:rtl w:val="0"/>
        </w:rPr>
        <w:t xml:space="preserve">38</w:t>
      </w:r>
      <w:r w:rsidDel="00000000" w:rsidR="00000000" w:rsidRPr="00000000">
        <w:rPr>
          <w:sz w:val="20"/>
          <w:szCs w:val="20"/>
          <w:rtl w:val="0"/>
        </w:rPr>
        <w:t xml:space="preserve">, below the black “ranking line” in the Base/IIJA Gen Supp PPL, are not expecting funding.</w:t>
      </w:r>
    </w:p>
    <w:p w:rsidR="00000000" w:rsidDel="00000000" w:rsidP="00000000" w:rsidRDefault="00000000" w:rsidRPr="00000000" w14:paraId="0000003F">
      <w:pPr>
        <w:numPr>
          <w:ilvl w:val="1"/>
          <w:numId w:val="11"/>
        </w:numPr>
        <w:ind w:left="1440" w:hanging="360"/>
        <w:rPr>
          <w:rFonts w:ascii="Calibri" w:cs="Calibri" w:eastAsia="Calibri" w:hAnsi="Calibri"/>
          <w:sz w:val="20"/>
          <w:szCs w:val="20"/>
        </w:rPr>
      </w:pPr>
      <w:r w:rsidDel="00000000" w:rsidR="00000000" w:rsidRPr="00000000">
        <w:rPr>
          <w:sz w:val="20"/>
          <w:szCs w:val="20"/>
          <w:rtl w:val="0"/>
        </w:rPr>
        <w:t xml:space="preserve">Lead projects:</w:t>
      </w:r>
    </w:p>
    <w:p w:rsidR="00000000" w:rsidDel="00000000" w:rsidP="00000000" w:rsidRDefault="00000000" w:rsidRPr="00000000" w14:paraId="00000040">
      <w:pPr>
        <w:numPr>
          <w:ilvl w:val="2"/>
          <w:numId w:val="11"/>
        </w:numPr>
        <w:ind w:left="2160" w:hanging="360"/>
        <w:rPr>
          <w:sz w:val="20"/>
          <w:szCs w:val="20"/>
        </w:rPr>
      </w:pPr>
      <w:r w:rsidDel="00000000" w:rsidR="00000000" w:rsidRPr="00000000">
        <w:rPr>
          <w:sz w:val="20"/>
          <w:szCs w:val="20"/>
          <w:rtl w:val="0"/>
        </w:rPr>
        <w:t xml:space="preserve">Yes: Projects up to </w:t>
      </w:r>
      <w:r w:rsidDel="00000000" w:rsidR="00000000" w:rsidRPr="00000000">
        <w:rPr>
          <w:i w:val="1"/>
          <w:iCs w:val="1"/>
          <w:sz w:val="20"/>
          <w:szCs w:val="20"/>
          <w:rtl w:val="0"/>
        </w:rPr>
        <w:t xml:space="preserve">Rank Order </w:t>
      </w:r>
      <w:r w:rsidDel="00000000" w:rsidR="00000000" w:rsidRPr="00000000">
        <w:rPr>
          <w:sz w:val="20"/>
          <w:szCs w:val="20"/>
          <w:rtl w:val="0"/>
        </w:rPr>
        <w:t xml:space="preserve">3</w:t>
      </w:r>
      <w:r w:rsidDel="00000000" w:rsidR="00000000" w:rsidRPr="00000000">
        <w:rPr>
          <w:sz w:val="20"/>
          <w:szCs w:val="20"/>
          <w:rtl w:val="0"/>
        </w:rPr>
        <w:t xml:space="preserve">8, above the black “ranking line” in the Base/IIJA Gen Supp PPL, are expecting funding.</w:t>
      </w:r>
    </w:p>
    <w:p w:rsidR="00000000" w:rsidDel="00000000" w:rsidP="00000000" w:rsidRDefault="00000000" w:rsidRPr="00000000" w14:paraId="00000041">
      <w:pPr>
        <w:numPr>
          <w:ilvl w:val="2"/>
          <w:numId w:val="11"/>
        </w:numPr>
        <w:ind w:left="2160" w:hanging="360"/>
        <w:rPr>
          <w:sz w:val="20"/>
          <w:szCs w:val="20"/>
        </w:rPr>
      </w:pPr>
      <w:r w:rsidDel="00000000" w:rsidR="00000000" w:rsidRPr="00000000">
        <w:rPr>
          <w:sz w:val="20"/>
          <w:szCs w:val="20"/>
          <w:rtl w:val="0"/>
        </w:rPr>
        <w:t xml:space="preserve">No: Projects after </w:t>
      </w:r>
      <w:r w:rsidDel="00000000" w:rsidR="00000000" w:rsidRPr="00000000">
        <w:rPr>
          <w:i w:val="1"/>
          <w:iCs w:val="1"/>
          <w:sz w:val="20"/>
          <w:szCs w:val="20"/>
          <w:rtl w:val="0"/>
        </w:rPr>
        <w:t xml:space="preserve">Rank Order </w:t>
      </w:r>
      <w:r w:rsidDel="00000000" w:rsidR="00000000" w:rsidRPr="00000000">
        <w:rPr>
          <w:sz w:val="20"/>
          <w:szCs w:val="20"/>
          <w:rtl w:val="0"/>
        </w:rPr>
        <w:t xml:space="preserve">3</w:t>
      </w:r>
      <w:r w:rsidDel="00000000" w:rsidR="00000000" w:rsidRPr="00000000">
        <w:rPr>
          <w:sz w:val="20"/>
          <w:szCs w:val="20"/>
          <w:rtl w:val="0"/>
        </w:rPr>
        <w:t xml:space="preserve">8, below the black “ranking line” in the Base/IIJA Gen Supp PPL, are not expecting funding.</w:t>
      </w:r>
    </w:p>
    <w:p w:rsidR="00000000" w:rsidDel="00000000" w:rsidP="00000000" w:rsidRDefault="00000000" w:rsidRPr="00000000" w14:paraId="00000042">
      <w:pPr>
        <w:numPr>
          <w:ilvl w:val="1"/>
          <w:numId w:val="11"/>
        </w:numPr>
        <w:ind w:left="1440" w:hanging="360"/>
        <w:rPr>
          <w:rFonts w:ascii="Calibri" w:cs="Calibri" w:eastAsia="Calibri" w:hAnsi="Calibri"/>
          <w:sz w:val="20"/>
          <w:szCs w:val="20"/>
        </w:rPr>
      </w:pPr>
      <w:r w:rsidDel="00000000" w:rsidR="00000000" w:rsidRPr="00000000">
        <w:rPr>
          <w:sz w:val="20"/>
          <w:szCs w:val="20"/>
          <w:rtl w:val="0"/>
        </w:rPr>
        <w:t xml:space="preserve">EC projects:</w:t>
      </w:r>
    </w:p>
    <w:p w:rsidR="00000000" w:rsidDel="00000000" w:rsidP="00000000" w:rsidRDefault="00000000" w:rsidRPr="00000000" w14:paraId="00000043">
      <w:pPr>
        <w:numPr>
          <w:ilvl w:val="2"/>
          <w:numId w:val="11"/>
        </w:numPr>
        <w:ind w:left="2160" w:hanging="360"/>
        <w:rPr>
          <w:sz w:val="20"/>
          <w:szCs w:val="20"/>
        </w:rPr>
      </w:pPr>
      <w:r w:rsidDel="00000000" w:rsidR="00000000" w:rsidRPr="00000000">
        <w:rPr>
          <w:sz w:val="20"/>
          <w:szCs w:val="20"/>
          <w:rtl w:val="0"/>
        </w:rPr>
        <w:t xml:space="preserve">Yes: Projects up to </w:t>
      </w:r>
      <w:r w:rsidDel="00000000" w:rsidR="00000000" w:rsidRPr="00000000">
        <w:rPr>
          <w:i w:val="1"/>
          <w:iCs w:val="1"/>
          <w:sz w:val="20"/>
          <w:szCs w:val="20"/>
          <w:rtl w:val="0"/>
        </w:rPr>
        <w:t xml:space="preserve">Rank Order </w:t>
      </w:r>
      <w:r w:rsidDel="00000000" w:rsidR="00000000" w:rsidRPr="00000000">
        <w:rPr>
          <w:sz w:val="20"/>
          <w:szCs w:val="20"/>
          <w:rtl w:val="0"/>
        </w:rPr>
        <w:t xml:space="preserve">3</w:t>
      </w:r>
      <w:r w:rsidDel="00000000" w:rsidR="00000000" w:rsidRPr="00000000">
        <w:rPr>
          <w:sz w:val="20"/>
          <w:szCs w:val="20"/>
          <w:rtl w:val="0"/>
        </w:rPr>
        <w:t xml:space="preserve">8, above the black “ranking line” in the Base/IIJA Gen Supp PPL, are expecting funding.</w:t>
      </w:r>
    </w:p>
    <w:p w:rsidR="00000000" w:rsidDel="00000000" w:rsidP="00000000" w:rsidRDefault="00000000" w:rsidRPr="00000000" w14:paraId="00000044">
      <w:pPr>
        <w:numPr>
          <w:ilvl w:val="2"/>
          <w:numId w:val="11"/>
        </w:numPr>
        <w:ind w:left="2160" w:hanging="360"/>
        <w:rPr>
          <w:sz w:val="20"/>
          <w:szCs w:val="20"/>
        </w:rPr>
      </w:pPr>
      <w:r w:rsidDel="00000000" w:rsidR="00000000" w:rsidRPr="00000000">
        <w:rPr>
          <w:sz w:val="20"/>
          <w:szCs w:val="20"/>
          <w:rtl w:val="0"/>
        </w:rPr>
        <w:t xml:space="preserve">No: Projects after </w:t>
      </w:r>
      <w:r w:rsidDel="00000000" w:rsidR="00000000" w:rsidRPr="00000000">
        <w:rPr>
          <w:i w:val="1"/>
          <w:iCs w:val="1"/>
          <w:sz w:val="20"/>
          <w:szCs w:val="20"/>
          <w:rtl w:val="0"/>
        </w:rPr>
        <w:t xml:space="preserve">Rank Order </w:t>
      </w:r>
      <w:r w:rsidDel="00000000" w:rsidR="00000000" w:rsidRPr="00000000">
        <w:rPr>
          <w:sz w:val="20"/>
          <w:szCs w:val="20"/>
          <w:rtl w:val="0"/>
        </w:rPr>
        <w:t xml:space="preserve">3</w:t>
      </w:r>
      <w:r w:rsidDel="00000000" w:rsidR="00000000" w:rsidRPr="00000000">
        <w:rPr>
          <w:sz w:val="20"/>
          <w:szCs w:val="20"/>
          <w:rtl w:val="0"/>
        </w:rPr>
        <w:t xml:space="preserve">8, below the black “ranking line” in the Base/IIJA Gen Supp PPL, are not expecting funding.</w:t>
      </w:r>
      <w:r w:rsidDel="00000000" w:rsidR="00000000" w:rsidRPr="00000000">
        <w:rPr>
          <w:rtl w:val="0"/>
        </w:rPr>
      </w:r>
    </w:p>
    <w:p w:rsidR="00000000" w:rsidDel="00000000" w:rsidP="00000000" w:rsidRDefault="00000000" w:rsidRPr="00000000" w14:paraId="00000045">
      <w:pPr>
        <w:pStyle w:val="Heading1"/>
        <w:rPr>
          <w:u w:val="single"/>
        </w:rPr>
      </w:pPr>
      <w:bookmarkStart w:colFirst="0" w:colLast="0" w:name="_46xql6y5g6on" w:id="1"/>
      <w:bookmarkEnd w:id="1"/>
      <w:r w:rsidDel="00000000" w:rsidR="00000000" w:rsidRPr="00000000">
        <w:rPr>
          <w:u w:val="single"/>
          <w:rtl w:val="0"/>
        </w:rPr>
        <w:t xml:space="preserve">More information</w:t>
      </w:r>
    </w:p>
    <w:p w:rsidR="00000000" w:rsidDel="00000000" w:rsidP="00000000" w:rsidRDefault="00000000" w:rsidRPr="00000000" w14:paraId="00000046">
      <w:pPr>
        <w:pStyle w:val="Heading2"/>
        <w:rPr>
          <w:color w:val="6aa84f"/>
        </w:rPr>
      </w:pPr>
      <w:bookmarkStart w:colFirst="0" w:colLast="0" w:name="_mlsza14beiue" w:id="2"/>
      <w:bookmarkEnd w:id="2"/>
      <w:r w:rsidDel="00000000" w:rsidR="00000000" w:rsidRPr="00000000">
        <w:rPr>
          <w:color w:val="6aa84f"/>
          <w:rtl w:val="0"/>
        </w:rPr>
        <w:t xml:space="preserve">State SRF agencies</w:t>
      </w:r>
    </w:p>
    <w:p w:rsidR="00000000" w:rsidDel="00000000" w:rsidP="00000000" w:rsidRDefault="00000000" w:rsidRPr="00000000" w14:paraId="00000047">
      <w:pPr>
        <w:rPr>
          <w:b w:val="1"/>
          <w:bCs w:val="1"/>
          <w:sz w:val="20"/>
          <w:szCs w:val="20"/>
        </w:rPr>
      </w:pPr>
      <w:r w:rsidDel="00000000" w:rsidR="00000000" w:rsidRPr="00000000">
        <w:rPr>
          <w:sz w:val="20"/>
          <w:szCs w:val="20"/>
          <w:rtl w:val="0"/>
        </w:rPr>
        <w:t xml:space="preserve">Tennessee’s DWSRF program is administered by the </w:t>
      </w:r>
      <w:r w:rsidDel="00000000" w:rsidR="00000000" w:rsidRPr="00000000">
        <w:rPr>
          <w:b w:val="1"/>
          <w:bCs w:val="1"/>
          <w:sz w:val="20"/>
          <w:szCs w:val="20"/>
          <w:rtl w:val="0"/>
        </w:rPr>
        <w:t xml:space="preserve">Tennessee Department of Environment and Conservation (TDEC)</w:t>
      </w:r>
      <w:r w:rsidDel="00000000" w:rsidR="00000000" w:rsidRPr="00000000">
        <w:rPr>
          <w:sz w:val="20"/>
          <w:szCs w:val="20"/>
          <w:rtl w:val="0"/>
        </w:rPr>
        <w:t xml:space="preserve">. Information on Tennessee’s DWSRF program can be found on the program</w:t>
      </w:r>
      <w:r w:rsidDel="00000000" w:rsidR="00000000" w:rsidRPr="00000000">
        <w:rPr>
          <w:b w:val="1"/>
          <w:bCs w:val="1"/>
          <w:sz w:val="20"/>
          <w:szCs w:val="20"/>
          <w:rtl w:val="0"/>
        </w:rPr>
        <w:t xml:space="preserve"> </w:t>
      </w:r>
      <w:hyperlink r:id="rId9">
        <w:r w:rsidDel="00000000" w:rsidR="00000000" w:rsidRPr="00000000">
          <w:rPr>
            <w:color w:val="1155cc"/>
            <w:sz w:val="20"/>
            <w:szCs w:val="20"/>
            <w:u w:val="single"/>
            <w:rtl w:val="0"/>
          </w:rPr>
          <w:t xml:space="preserve">website</w:t>
        </w:r>
      </w:hyperlink>
      <w:r w:rsidDel="00000000" w:rsidR="00000000" w:rsidRPr="00000000">
        <w:rPr>
          <w:b w:val="1"/>
          <w:bCs w:val="1"/>
          <w:sz w:val="20"/>
          <w:szCs w:val="20"/>
          <w:rtl w:val="0"/>
        </w:rPr>
        <w:t xml:space="preserve">.</w:t>
      </w:r>
    </w:p>
    <w:p w:rsidR="00000000" w:rsidDel="00000000" w:rsidP="00000000" w:rsidRDefault="00000000" w:rsidRPr="00000000" w14:paraId="00000048">
      <w:pPr>
        <w:rPr>
          <w:b w:val="1"/>
          <w:bCs w:val="1"/>
          <w:sz w:val="20"/>
          <w:szCs w:val="20"/>
        </w:rPr>
      </w:pPr>
      <w:r w:rsidDel="00000000" w:rsidR="00000000" w:rsidRPr="00000000">
        <w:rPr>
          <w:rtl w:val="0"/>
        </w:rPr>
      </w:r>
    </w:p>
    <w:p w:rsidR="00000000" w:rsidDel="00000000" w:rsidP="00000000" w:rsidRDefault="00000000" w:rsidRPr="00000000" w14:paraId="00000049">
      <w:pPr>
        <w:pStyle w:val="Heading2"/>
        <w:rPr>
          <w:b w:val="1"/>
          <w:bCs w:val="1"/>
          <w:sz w:val="20"/>
          <w:szCs w:val="20"/>
        </w:rPr>
      </w:pPr>
      <w:bookmarkStart w:colFirst="0" w:colLast="0" w:name="_f82454qdq7tj" w:id="3"/>
      <w:bookmarkEnd w:id="3"/>
      <w:r w:rsidDel="00000000" w:rsidR="00000000" w:rsidRPr="00000000">
        <w:rPr>
          <w:color w:val="6aa84f"/>
          <w:rtl w:val="0"/>
        </w:rPr>
        <w:t xml:space="preserve">DWSRF fed cap grants allocated during this funding cycle</w:t>
      </w: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Through the IUPs listed, Tennessee allocates the federal capitalization grants listed below. </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ind w:left="720" w:firstLine="0"/>
        <w:rPr>
          <w:b w:val="1"/>
          <w:bCs w:val="1"/>
          <w:sz w:val="20"/>
          <w:szCs w:val="20"/>
        </w:rPr>
      </w:pPr>
      <w:r w:rsidDel="00000000" w:rsidR="00000000" w:rsidRPr="00000000">
        <w:rPr>
          <w:b w:val="1"/>
          <w:bCs w:val="1"/>
          <w:sz w:val="20"/>
          <w:szCs w:val="20"/>
          <w:rtl w:val="0"/>
        </w:rPr>
        <w:t xml:space="preserve">Set Aside Allowances taken: </w:t>
      </w:r>
    </w:p>
    <w:p w:rsidR="00000000" w:rsidDel="00000000" w:rsidP="00000000" w:rsidRDefault="00000000" w:rsidRPr="00000000" w14:paraId="0000004D">
      <w:pPr>
        <w:ind w:left="720" w:firstLine="0"/>
        <w:rPr>
          <w:sz w:val="20"/>
          <w:szCs w:val="20"/>
        </w:rPr>
      </w:pPr>
      <w:r w:rsidDel="00000000" w:rsidR="00000000" w:rsidRPr="00000000">
        <w:rPr>
          <w:sz w:val="20"/>
          <w:szCs w:val="20"/>
          <w:rtl w:val="0"/>
        </w:rPr>
        <w:t xml:space="preserve">Federal law allows states to</w:t>
      </w:r>
      <w:hyperlink r:id="rId10">
        <w:r w:rsidDel="00000000" w:rsidR="00000000" w:rsidRPr="00000000">
          <w:rPr>
            <w:color w:val="1155cc"/>
            <w:sz w:val="20"/>
            <w:szCs w:val="20"/>
            <w:u w:val="single"/>
            <w:rtl w:val="0"/>
          </w:rPr>
          <w:t xml:space="preserve"> set aside</w:t>
        </w:r>
      </w:hyperlink>
      <w:r w:rsidDel="00000000" w:rsidR="00000000" w:rsidRPr="00000000">
        <w:rPr>
          <w:sz w:val="20"/>
          <w:szCs w:val="20"/>
          <w:rtl w:val="0"/>
        </w:rPr>
        <w:t xml:space="preserve"> up to 31% of each DWSRF fed cap grant for the following purposes: </w:t>
      </w:r>
    </w:p>
    <w:p w:rsidR="00000000" w:rsidDel="00000000" w:rsidP="00000000" w:rsidRDefault="00000000" w:rsidRPr="00000000" w14:paraId="0000004E">
      <w:pPr>
        <w:numPr>
          <w:ilvl w:val="0"/>
          <w:numId w:val="7"/>
        </w:numPr>
        <w:ind w:left="1440" w:hanging="360"/>
        <w:rPr>
          <w:sz w:val="20"/>
          <w:szCs w:val="20"/>
        </w:rPr>
      </w:pPr>
      <w:r w:rsidDel="00000000" w:rsidR="00000000" w:rsidRPr="00000000">
        <w:rPr>
          <w:sz w:val="20"/>
          <w:szCs w:val="20"/>
          <w:rtl w:val="0"/>
        </w:rPr>
        <w:t xml:space="preserve">Administration and Technical Assistance (up to 4%) </w:t>
      </w:r>
    </w:p>
    <w:p w:rsidR="00000000" w:rsidDel="00000000" w:rsidP="00000000" w:rsidRDefault="00000000" w:rsidRPr="00000000" w14:paraId="0000004F">
      <w:pPr>
        <w:numPr>
          <w:ilvl w:val="0"/>
          <w:numId w:val="7"/>
        </w:numPr>
        <w:ind w:left="1440" w:hanging="360"/>
        <w:rPr>
          <w:sz w:val="20"/>
          <w:szCs w:val="20"/>
        </w:rPr>
      </w:pPr>
      <w:r w:rsidDel="00000000" w:rsidR="00000000" w:rsidRPr="00000000">
        <w:rPr>
          <w:sz w:val="20"/>
          <w:szCs w:val="20"/>
          <w:rtl w:val="0"/>
        </w:rPr>
        <w:t xml:space="preserve">Small System (&lt;10,000 population) Technical Assistance (up to 2%) </w:t>
      </w:r>
    </w:p>
    <w:p w:rsidR="00000000" w:rsidDel="00000000" w:rsidP="00000000" w:rsidRDefault="00000000" w:rsidRPr="00000000" w14:paraId="00000050">
      <w:pPr>
        <w:numPr>
          <w:ilvl w:val="0"/>
          <w:numId w:val="7"/>
        </w:numPr>
        <w:ind w:left="1440" w:hanging="360"/>
        <w:rPr>
          <w:sz w:val="20"/>
          <w:szCs w:val="20"/>
        </w:rPr>
      </w:pPr>
      <w:r w:rsidDel="00000000" w:rsidR="00000000" w:rsidRPr="00000000">
        <w:rPr>
          <w:sz w:val="20"/>
          <w:szCs w:val="20"/>
          <w:rtl w:val="0"/>
        </w:rPr>
        <w:t xml:space="preserve">State Program Management (10%) </w:t>
      </w:r>
    </w:p>
    <w:p w:rsidR="00000000" w:rsidDel="00000000" w:rsidP="00000000" w:rsidRDefault="00000000" w:rsidRPr="00000000" w14:paraId="00000051">
      <w:pPr>
        <w:numPr>
          <w:ilvl w:val="0"/>
          <w:numId w:val="7"/>
        </w:numPr>
        <w:ind w:left="1440" w:hanging="360"/>
        <w:rPr>
          <w:sz w:val="20"/>
          <w:szCs w:val="20"/>
        </w:rPr>
      </w:pPr>
      <w:r w:rsidDel="00000000" w:rsidR="00000000" w:rsidRPr="00000000">
        <w:rPr>
          <w:sz w:val="20"/>
          <w:szCs w:val="20"/>
          <w:rtl w:val="0"/>
        </w:rPr>
        <w:t xml:space="preserve">Local Assistance and other State Programs (15%)</w:t>
      </w:r>
    </w:p>
    <w:p w:rsidR="00000000" w:rsidDel="00000000" w:rsidP="00000000" w:rsidRDefault="00000000" w:rsidRPr="00000000" w14:paraId="00000052">
      <w:pPr>
        <w:ind w:left="720" w:firstLine="0"/>
        <w:rPr>
          <w:b w:val="1"/>
          <w:bCs w:val="1"/>
          <w:sz w:val="20"/>
          <w:szCs w:val="20"/>
        </w:rPr>
      </w:pPr>
      <w:r w:rsidDel="00000000" w:rsidR="00000000" w:rsidRPr="00000000">
        <w:rPr>
          <w:sz w:val="20"/>
          <w:szCs w:val="20"/>
          <w:rtl w:val="0"/>
        </w:rPr>
        <w:t xml:space="preserve">The set aside amounts taken from each of the fed cap grants is indicated below. </w:t>
      </w: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numPr>
          <w:ilvl w:val="0"/>
          <w:numId w:val="3"/>
        </w:numPr>
        <w:ind w:left="720" w:hanging="360"/>
        <w:rPr>
          <w:sz w:val="20"/>
          <w:szCs w:val="20"/>
        </w:rPr>
      </w:pPr>
      <w:r w:rsidDel="00000000" w:rsidR="00000000" w:rsidRPr="00000000">
        <w:rPr>
          <w:sz w:val="20"/>
          <w:szCs w:val="20"/>
          <w:rtl w:val="0"/>
        </w:rPr>
        <w:t xml:space="preserve">Tennessee allotment from FFY23 base SRF appropriations: $8,312,000</w:t>
      </w:r>
    </w:p>
    <w:p w:rsidR="00000000" w:rsidDel="00000000" w:rsidP="00000000" w:rsidRDefault="00000000" w:rsidRPr="00000000" w14:paraId="00000055">
      <w:pPr>
        <w:numPr>
          <w:ilvl w:val="1"/>
          <w:numId w:val="3"/>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56">
      <w:pPr>
        <w:numPr>
          <w:ilvl w:val="1"/>
          <w:numId w:val="3"/>
        </w:numPr>
        <w:ind w:left="1440" w:hanging="360"/>
        <w:rPr>
          <w:sz w:val="20"/>
          <w:szCs w:val="20"/>
        </w:rPr>
      </w:pPr>
      <w:r w:rsidDel="00000000" w:rsidR="00000000" w:rsidRPr="00000000">
        <w:rPr>
          <w:sz w:val="20"/>
          <w:szCs w:val="20"/>
          <w:rtl w:val="0"/>
        </w:rPr>
        <w:t xml:space="preserve">$199,061 (2.39%) set aside for Small System TA </w:t>
      </w:r>
    </w:p>
    <w:p w:rsidR="00000000" w:rsidDel="00000000" w:rsidP="00000000" w:rsidRDefault="00000000" w:rsidRPr="00000000" w14:paraId="00000057">
      <w:pPr>
        <w:numPr>
          <w:ilvl w:val="1"/>
          <w:numId w:val="3"/>
        </w:numPr>
        <w:ind w:left="1440" w:hanging="360"/>
        <w:rPr>
          <w:sz w:val="20"/>
          <w:szCs w:val="20"/>
        </w:rPr>
      </w:pPr>
      <w:r w:rsidDel="00000000" w:rsidR="00000000" w:rsidRPr="00000000">
        <w:rPr>
          <w:sz w:val="20"/>
          <w:szCs w:val="20"/>
          <w:rtl w:val="0"/>
        </w:rPr>
        <w:t xml:space="preserve">$853,317 (10.27%) set aside for State Program Management</w:t>
      </w:r>
    </w:p>
    <w:p w:rsidR="00000000" w:rsidDel="00000000" w:rsidP="00000000" w:rsidRDefault="00000000" w:rsidRPr="00000000" w14:paraId="00000058">
      <w:pPr>
        <w:numPr>
          <w:ilvl w:val="1"/>
          <w:numId w:val="3"/>
        </w:numPr>
        <w:ind w:left="1440" w:hanging="360"/>
        <w:rPr>
          <w:sz w:val="20"/>
          <w:szCs w:val="20"/>
        </w:rPr>
      </w:pPr>
      <w:r w:rsidDel="00000000" w:rsidR="00000000" w:rsidRPr="00000000">
        <w:rPr>
          <w:sz w:val="20"/>
          <w:szCs w:val="20"/>
          <w:rtl w:val="0"/>
        </w:rPr>
        <w:t xml:space="preserve">$0 (0%) set aside for Local Assistance and other State Programs </w:t>
      </w:r>
    </w:p>
    <w:p w:rsidR="00000000" w:rsidDel="00000000" w:rsidP="00000000" w:rsidRDefault="00000000" w:rsidRPr="00000000" w14:paraId="00000059">
      <w:pPr>
        <w:numPr>
          <w:ilvl w:val="0"/>
          <w:numId w:val="9"/>
        </w:numPr>
        <w:ind w:left="720" w:hanging="360"/>
        <w:rPr>
          <w:sz w:val="20"/>
          <w:szCs w:val="20"/>
        </w:rPr>
      </w:pPr>
      <w:r w:rsidDel="00000000" w:rsidR="00000000" w:rsidRPr="00000000">
        <w:rPr>
          <w:sz w:val="20"/>
          <w:szCs w:val="20"/>
          <w:rtl w:val="0"/>
        </w:rPr>
        <w:t xml:space="preserve">Tennessee allotment from Infrastructure Investment and Jobs Act (IIJA) FFY23 general supplemental appropriations: $35,443,000</w:t>
      </w:r>
    </w:p>
    <w:p w:rsidR="00000000" w:rsidDel="00000000" w:rsidP="00000000" w:rsidRDefault="00000000" w:rsidRPr="00000000" w14:paraId="0000005A">
      <w:pPr>
        <w:numPr>
          <w:ilvl w:val="1"/>
          <w:numId w:val="9"/>
        </w:numPr>
        <w:ind w:left="1440" w:hanging="360"/>
        <w:rPr>
          <w:sz w:val="20"/>
          <w:szCs w:val="20"/>
        </w:rPr>
      </w:pPr>
      <w:r w:rsidDel="00000000" w:rsidR="00000000" w:rsidRPr="00000000">
        <w:rPr>
          <w:sz w:val="20"/>
          <w:szCs w:val="20"/>
          <w:rtl w:val="0"/>
        </w:rPr>
        <w:t xml:space="preserve">$969,466 (2.74%) set aside for Admin and TA</w:t>
      </w:r>
    </w:p>
    <w:p w:rsidR="00000000" w:rsidDel="00000000" w:rsidP="00000000" w:rsidRDefault="00000000" w:rsidRPr="00000000" w14:paraId="0000005B">
      <w:pPr>
        <w:numPr>
          <w:ilvl w:val="1"/>
          <w:numId w:val="9"/>
        </w:numPr>
        <w:ind w:left="1440" w:hanging="360"/>
        <w:rPr>
          <w:sz w:val="20"/>
          <w:szCs w:val="20"/>
        </w:rPr>
      </w:pPr>
      <w:r w:rsidDel="00000000" w:rsidR="00000000" w:rsidRPr="00000000">
        <w:rPr>
          <w:sz w:val="20"/>
          <w:szCs w:val="20"/>
          <w:rtl w:val="0"/>
        </w:rPr>
        <w:t xml:space="preserve">$626,447 (1.77%) set aside for Small System TA </w:t>
      </w:r>
    </w:p>
    <w:p w:rsidR="00000000" w:rsidDel="00000000" w:rsidP="00000000" w:rsidRDefault="00000000" w:rsidRPr="00000000" w14:paraId="0000005C">
      <w:pPr>
        <w:numPr>
          <w:ilvl w:val="1"/>
          <w:numId w:val="9"/>
        </w:numPr>
        <w:ind w:left="1440" w:hanging="360"/>
        <w:rPr>
          <w:sz w:val="20"/>
          <w:szCs w:val="20"/>
        </w:rPr>
      </w:pPr>
      <w:r w:rsidDel="00000000" w:rsidR="00000000" w:rsidRPr="00000000">
        <w:rPr>
          <w:sz w:val="20"/>
          <w:szCs w:val="20"/>
          <w:rtl w:val="0"/>
        </w:rPr>
        <w:t xml:space="preserve">$3,461,438 (9.77%) set aside for State Program Management</w:t>
      </w:r>
    </w:p>
    <w:p w:rsidR="00000000" w:rsidDel="00000000" w:rsidP="00000000" w:rsidRDefault="00000000" w:rsidRPr="00000000" w14:paraId="0000005D">
      <w:pPr>
        <w:numPr>
          <w:ilvl w:val="1"/>
          <w:numId w:val="9"/>
        </w:numPr>
        <w:ind w:left="1440" w:hanging="360"/>
        <w:rPr>
          <w:sz w:val="20"/>
          <w:szCs w:val="20"/>
        </w:rPr>
      </w:pPr>
      <w:r w:rsidDel="00000000" w:rsidR="00000000" w:rsidRPr="00000000">
        <w:rPr>
          <w:sz w:val="20"/>
          <w:szCs w:val="20"/>
          <w:rtl w:val="0"/>
        </w:rPr>
        <w:t xml:space="preserve">$4,334,504 (12.23%) set aside for Local Assistance and other State Programs </w:t>
      </w:r>
      <w:r w:rsidDel="00000000" w:rsidR="00000000" w:rsidRPr="00000000">
        <w:rPr>
          <w:rtl w:val="0"/>
        </w:rPr>
      </w:r>
    </w:p>
    <w:p w:rsidR="00000000" w:rsidDel="00000000" w:rsidP="00000000" w:rsidRDefault="00000000" w:rsidRPr="00000000" w14:paraId="0000005E">
      <w:pPr>
        <w:numPr>
          <w:ilvl w:val="0"/>
          <w:numId w:val="9"/>
        </w:numPr>
        <w:ind w:left="720" w:hanging="360"/>
        <w:rPr>
          <w:sz w:val="20"/>
          <w:szCs w:val="20"/>
        </w:rPr>
      </w:pPr>
      <w:r w:rsidDel="00000000" w:rsidR="00000000" w:rsidRPr="00000000">
        <w:rPr>
          <w:sz w:val="20"/>
          <w:szCs w:val="20"/>
          <w:rtl w:val="0"/>
        </w:rPr>
        <w:t xml:space="preserve">Tennessee allotment from IIJA FFY23 lead service line replacement appropriations: </w:t>
      </w:r>
      <w:commentRangeStart w:id="0"/>
      <w:r w:rsidDel="00000000" w:rsidR="00000000" w:rsidRPr="00000000">
        <w:rPr>
          <w:sz w:val="20"/>
          <w:szCs w:val="20"/>
          <w:rtl w:val="0"/>
        </w:rPr>
        <w:t xml:space="preserve">$89,756,000</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F">
      <w:pPr>
        <w:numPr>
          <w:ilvl w:val="1"/>
          <w:numId w:val="9"/>
        </w:numPr>
        <w:ind w:left="1440" w:hanging="360"/>
        <w:rPr>
          <w:sz w:val="20"/>
          <w:szCs w:val="20"/>
        </w:rPr>
      </w:pPr>
      <w:r w:rsidDel="00000000" w:rsidR="00000000" w:rsidRPr="00000000">
        <w:rPr>
          <w:sz w:val="20"/>
          <w:szCs w:val="20"/>
          <w:rtl w:val="0"/>
        </w:rPr>
        <w:t xml:space="preserve">$3,590,240 (4%) set aside for Admin and TA</w:t>
      </w:r>
    </w:p>
    <w:p w:rsidR="00000000" w:rsidDel="00000000" w:rsidP="00000000" w:rsidRDefault="00000000" w:rsidRPr="00000000" w14:paraId="00000060">
      <w:pPr>
        <w:numPr>
          <w:ilvl w:val="1"/>
          <w:numId w:val="9"/>
        </w:numPr>
        <w:ind w:left="1440" w:hanging="360"/>
        <w:rPr>
          <w:sz w:val="20"/>
          <w:szCs w:val="20"/>
        </w:rPr>
      </w:pPr>
      <w:r w:rsidDel="00000000" w:rsidR="00000000" w:rsidRPr="00000000">
        <w:rPr>
          <w:sz w:val="20"/>
          <w:szCs w:val="20"/>
          <w:rtl w:val="0"/>
        </w:rPr>
        <w:t xml:space="preserve">$0 (0%) set aside for Small System TA </w:t>
      </w:r>
    </w:p>
    <w:p w:rsidR="00000000" w:rsidDel="00000000" w:rsidP="00000000" w:rsidRDefault="00000000" w:rsidRPr="00000000" w14:paraId="00000061">
      <w:pPr>
        <w:numPr>
          <w:ilvl w:val="1"/>
          <w:numId w:val="9"/>
        </w:numPr>
        <w:ind w:left="1440" w:hanging="360"/>
        <w:rPr>
          <w:sz w:val="20"/>
          <w:szCs w:val="20"/>
        </w:rPr>
      </w:pPr>
      <w:r w:rsidDel="00000000" w:rsidR="00000000" w:rsidRPr="00000000">
        <w:rPr>
          <w:sz w:val="20"/>
          <w:szCs w:val="20"/>
          <w:rtl w:val="0"/>
        </w:rPr>
        <w:t xml:space="preserve">$478,093 (0.53%) set aside for State Program Management</w:t>
      </w:r>
    </w:p>
    <w:p w:rsidR="00000000" w:rsidDel="00000000" w:rsidP="00000000" w:rsidRDefault="00000000" w:rsidRPr="00000000" w14:paraId="00000062">
      <w:pPr>
        <w:numPr>
          <w:ilvl w:val="1"/>
          <w:numId w:val="9"/>
        </w:numPr>
        <w:ind w:left="1440" w:hanging="360"/>
        <w:rPr>
          <w:sz w:val="20"/>
          <w:szCs w:val="20"/>
        </w:rPr>
      </w:pPr>
      <w:r w:rsidDel="00000000" w:rsidR="00000000" w:rsidRPr="00000000">
        <w:rPr>
          <w:sz w:val="20"/>
          <w:szCs w:val="20"/>
          <w:rtl w:val="0"/>
        </w:rPr>
        <w:t xml:space="preserve">$8,975,600 (10%) set aside for Local Assistance and other State Programs </w:t>
      </w:r>
      <w:r w:rsidDel="00000000" w:rsidR="00000000" w:rsidRPr="00000000">
        <w:rPr>
          <w:rtl w:val="0"/>
        </w:rPr>
      </w:r>
    </w:p>
    <w:p w:rsidR="00000000" w:rsidDel="00000000" w:rsidP="00000000" w:rsidRDefault="00000000" w:rsidRPr="00000000" w14:paraId="00000063">
      <w:pPr>
        <w:numPr>
          <w:ilvl w:val="0"/>
          <w:numId w:val="9"/>
        </w:numPr>
        <w:ind w:left="720" w:hanging="360"/>
        <w:rPr>
          <w:sz w:val="20"/>
          <w:szCs w:val="20"/>
        </w:rPr>
      </w:pPr>
      <w:r w:rsidDel="00000000" w:rsidR="00000000" w:rsidRPr="00000000">
        <w:rPr>
          <w:sz w:val="20"/>
          <w:szCs w:val="20"/>
          <w:rtl w:val="0"/>
        </w:rPr>
        <w:t xml:space="preserve">Tennessee allotment from IIJA FFY23 emerging contaminants appropriations: NA. See “Other items of interest” below for more details.</w:t>
      </w:r>
    </w:p>
    <w:p w:rsidR="00000000" w:rsidDel="00000000" w:rsidP="00000000" w:rsidRDefault="00000000" w:rsidRPr="00000000" w14:paraId="00000064">
      <w:pPr>
        <w:pStyle w:val="Heading2"/>
        <w:rPr>
          <w:rFonts w:ascii="Calibri" w:cs="Calibri" w:eastAsia="Calibri" w:hAnsi="Calibri"/>
          <w:color w:val="1f1f1f"/>
          <w:sz w:val="21"/>
          <w:szCs w:val="21"/>
        </w:rPr>
      </w:pPr>
      <w:bookmarkStart w:colFirst="0" w:colLast="0" w:name="_6qtv32ydncnz" w:id="4"/>
      <w:bookmarkEnd w:id="4"/>
      <w:r w:rsidDel="00000000" w:rsidR="00000000" w:rsidRPr="00000000">
        <w:rPr>
          <w:color w:val="6aa84f"/>
          <w:rtl w:val="0"/>
        </w:rPr>
        <w:t xml:space="preserve">Total amount of SRF $ available to award to eligible projects</w:t>
      </w: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0"/>
          <w:szCs w:val="20"/>
          <w:rtl w:val="0"/>
        </w:rPr>
        <w:t xml:space="preserve">The total estimated funding capacity for this DWSRF funding cycle is </w:t>
      </w:r>
      <w:r w:rsidDel="00000000" w:rsidR="00000000" w:rsidRPr="00000000">
        <w:rPr>
          <w:sz w:val="20"/>
          <w:szCs w:val="20"/>
          <w:shd w:fill="fce5cd" w:val="clear"/>
          <w:rtl w:val="0"/>
        </w:rPr>
        <w:t xml:space="preserve">$133,386,120 OR $136,908,441</w:t>
      </w:r>
      <w:r w:rsidDel="00000000" w:rsidR="00000000" w:rsidRPr="00000000">
        <w:rPr>
          <w:sz w:val="20"/>
          <w:szCs w:val="20"/>
          <w:rtl w:val="0"/>
        </w:rPr>
        <w:t xml:space="preserve">. In addition to the fed cap grants listed above (minus set aside allowances), this total includes state matching funds for these grants, principal and interest repayments for prior loans issued by Tennessee’s DWSRF and funds carried over from prior funding cycles.</w:t>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numPr>
          <w:ilvl w:val="0"/>
          <w:numId w:val="5"/>
        </w:numPr>
        <w:ind w:left="720" w:hanging="360"/>
        <w:rPr>
          <w:sz w:val="20"/>
          <w:szCs w:val="20"/>
          <w:shd w:fill="fce5cd" w:val="clear"/>
        </w:rPr>
      </w:pPr>
      <w:r w:rsidDel="00000000" w:rsidR="00000000" w:rsidRPr="00000000">
        <w:rPr>
          <w:sz w:val="20"/>
          <w:szCs w:val="20"/>
          <w:shd w:fill="fce5cd" w:val="clear"/>
          <w:rtl w:val="0"/>
        </w:rPr>
        <w:t xml:space="preserve">$</w:t>
      </w:r>
      <w:r w:rsidDel="00000000" w:rsidR="00000000" w:rsidRPr="00000000">
        <w:rPr>
          <w:sz w:val="20"/>
          <w:szCs w:val="20"/>
          <w:shd w:fill="fce5cd" w:val="clear"/>
          <w:rtl w:val="0"/>
        </w:rPr>
        <w:t xml:space="preserve">133,386,120 OR $136,908,441 </w:t>
      </w:r>
      <w:r w:rsidDel="00000000" w:rsidR="00000000" w:rsidRPr="00000000">
        <w:rPr>
          <w:sz w:val="20"/>
          <w:szCs w:val="20"/>
          <w:shd w:fill="fce5cd" w:val="clear"/>
          <w:rtl w:val="0"/>
        </w:rPr>
        <w:t xml:space="preserve">available for project funding from base and general supplemental federal and state funding sources.</w:t>
      </w:r>
      <w:commentRangeStart w:id="1"/>
      <w:r w:rsidDel="00000000" w:rsidR="00000000" w:rsidRPr="00000000">
        <w:rPr>
          <w:rtl w:val="0"/>
        </w:rPr>
      </w:r>
    </w:p>
    <w:p w:rsidR="00000000" w:rsidDel="00000000" w:rsidP="00000000" w:rsidRDefault="00000000" w:rsidRPr="00000000" w14:paraId="00000068">
      <w:pPr>
        <w:numPr>
          <w:ilvl w:val="0"/>
          <w:numId w:val="8"/>
        </w:numPr>
        <w:ind w:left="720" w:hanging="360"/>
        <w:rPr>
          <w:sz w:val="20"/>
          <w:szCs w:val="20"/>
        </w:rPr>
      </w:pPr>
      <w:commentRangeEnd w:id="1"/>
      <w:r w:rsidDel="00000000" w:rsidR="00000000" w:rsidRPr="00000000">
        <w:commentReference w:id="1"/>
      </w:r>
      <w:r w:rsidDel="00000000" w:rsidR="00000000" w:rsidRPr="00000000">
        <w:rPr>
          <w:sz w:val="20"/>
          <w:szCs w:val="20"/>
          <w:rtl w:val="0"/>
        </w:rPr>
        <w:t xml:space="preserve">$0</w:t>
      </w:r>
      <w:r w:rsidDel="00000000" w:rsidR="00000000" w:rsidRPr="00000000">
        <w:rPr>
          <w:sz w:val="20"/>
          <w:szCs w:val="20"/>
          <w:rtl w:val="0"/>
        </w:rPr>
        <w:t xml:space="preserve"> available for project funding from the lead service line replacement capitalization grant. See “Other items of interest” below for more details.</w:t>
      </w:r>
    </w:p>
    <w:p w:rsidR="00000000" w:rsidDel="00000000" w:rsidP="00000000" w:rsidRDefault="00000000" w:rsidRPr="00000000" w14:paraId="00000069">
      <w:pPr>
        <w:numPr>
          <w:ilvl w:val="0"/>
          <w:numId w:val="8"/>
        </w:numPr>
        <w:ind w:left="720" w:hanging="360"/>
        <w:rPr>
          <w:sz w:val="20"/>
          <w:szCs w:val="20"/>
        </w:rPr>
      </w:pPr>
      <w:r w:rsidDel="00000000" w:rsidR="00000000" w:rsidRPr="00000000">
        <w:rPr>
          <w:sz w:val="20"/>
          <w:szCs w:val="20"/>
          <w:rtl w:val="0"/>
        </w:rPr>
        <w:t xml:space="preserve">$0 available for project funding from the emerging contaminants capitalization grant. See “Other items of interest” below for more details.</w:t>
      </w:r>
    </w:p>
    <w:p w:rsidR="00000000" w:rsidDel="00000000" w:rsidP="00000000" w:rsidRDefault="00000000" w:rsidRPr="00000000" w14:paraId="0000006A">
      <w:pPr>
        <w:ind w:left="0" w:firstLine="0"/>
        <w:rPr>
          <w:sz w:val="20"/>
          <w:szCs w:val="20"/>
        </w:rPr>
      </w:pPr>
      <w:r w:rsidDel="00000000" w:rsidR="00000000" w:rsidRPr="00000000">
        <w:rPr>
          <w:rtl w:val="0"/>
        </w:rPr>
      </w:r>
    </w:p>
    <w:p w:rsidR="00000000" w:rsidDel="00000000" w:rsidP="00000000" w:rsidRDefault="00000000" w:rsidRPr="00000000" w14:paraId="0000006B">
      <w:pPr>
        <w:pStyle w:val="Heading2"/>
        <w:rPr>
          <w:color w:val="6aa84f"/>
        </w:rPr>
      </w:pPr>
      <w:bookmarkStart w:colFirst="0" w:colLast="0" w:name="_6s695yytevfs" w:id="5"/>
      <w:bookmarkEnd w:id="5"/>
      <w:r w:rsidDel="00000000" w:rsidR="00000000" w:rsidRPr="00000000">
        <w:rPr>
          <w:color w:val="6aa84f"/>
          <w:rtl w:val="0"/>
        </w:rPr>
        <w:t xml:space="preserve">How Tennessee organizes its project lists </w:t>
      </w:r>
    </w:p>
    <w:p w:rsidR="00000000" w:rsidDel="00000000" w:rsidP="00000000" w:rsidRDefault="00000000" w:rsidRPr="00000000" w14:paraId="0000006C">
      <w:pPr>
        <w:rPr>
          <w:sz w:val="20"/>
          <w:szCs w:val="20"/>
        </w:rPr>
      </w:pPr>
      <w:r w:rsidDel="00000000" w:rsidR="00000000" w:rsidRPr="00000000">
        <w:rPr>
          <w:sz w:val="20"/>
          <w:szCs w:val="20"/>
          <w:rtl w:val="0"/>
        </w:rPr>
        <w:t xml:space="preserve">There are three project lists submitted separately from Tennessee's SFY25 IUPs: </w:t>
      </w:r>
    </w:p>
    <w:p w:rsidR="00000000" w:rsidDel="00000000" w:rsidP="00000000" w:rsidRDefault="00000000" w:rsidRPr="00000000" w14:paraId="0000006D">
      <w:pPr>
        <w:numPr>
          <w:ilvl w:val="0"/>
          <w:numId w:val="6"/>
        </w:numPr>
        <w:ind w:left="720" w:hanging="36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2023 Priority Ranking List</w:t>
      </w:r>
      <w:r w:rsidDel="00000000" w:rsidR="00000000" w:rsidRPr="00000000">
        <w:rPr>
          <w:sz w:val="20"/>
          <w:szCs w:val="20"/>
          <w:rtl w:val="0"/>
        </w:rPr>
        <w:t xml:space="preserve"> includes projects eligible for Base and/or IIJA Gen Supp funding for which applicants have submitted a Questionnaire that includes a detailed project description, need for the project, total project cost, projected construction start and completion dates, requested loan amount, and term of the loan. Projects listed above the black “ranking line” on p. 5 are expecting funding, whereas projects below the black “ranking line” are not expecting funding. The Base/IIJA Gen Supp Priority Ranking List (PRL) contains 38 projects above the “ranking line” with a project cost of $</w:t>
      </w:r>
      <w:r w:rsidDel="00000000" w:rsidR="00000000" w:rsidRPr="00000000">
        <w:rPr>
          <w:sz w:val="20"/>
          <w:szCs w:val="20"/>
          <w:highlight w:val="yellow"/>
          <w:rtl w:val="0"/>
        </w:rPr>
        <w:t xml:space="preserve">X</w:t>
      </w:r>
      <w:r w:rsidDel="00000000" w:rsidR="00000000" w:rsidRPr="00000000">
        <w:rPr>
          <w:sz w:val="20"/>
          <w:szCs w:val="20"/>
          <w:rtl w:val="0"/>
        </w:rPr>
        <w:t xml:space="preserve">, and 32 projects below the “ranking line” with a project cost of $</w:t>
      </w:r>
      <w:r w:rsidDel="00000000" w:rsidR="00000000" w:rsidRPr="00000000">
        <w:rPr>
          <w:sz w:val="20"/>
          <w:szCs w:val="20"/>
          <w:highlight w:val="yellow"/>
          <w:rtl w:val="0"/>
        </w:rPr>
        <w:t xml:space="preserve">X</w:t>
      </w:r>
      <w:r w:rsidDel="00000000" w:rsidR="00000000" w:rsidRPr="00000000">
        <w:rPr>
          <w:sz w:val="20"/>
          <w:szCs w:val="20"/>
          <w:rtl w:val="0"/>
        </w:rPr>
        <w:t xml:space="preserve">, for a total of 70 projects and total project cost of $</w:t>
      </w:r>
      <w:r w:rsidDel="00000000" w:rsidR="00000000" w:rsidRPr="00000000">
        <w:rPr>
          <w:sz w:val="20"/>
          <w:szCs w:val="20"/>
          <w:highlight w:val="yellow"/>
          <w:rtl w:val="0"/>
        </w:rPr>
        <w:t xml:space="preserve">X</w:t>
      </w:r>
      <w:r w:rsidDel="00000000" w:rsidR="00000000" w:rsidRPr="00000000">
        <w:rPr>
          <w:sz w:val="20"/>
          <w:szCs w:val="20"/>
          <w:highlight w:val="white"/>
          <w:rtl w:val="0"/>
        </w:rPr>
        <w:t xml:space="preserve">.</w:t>
      </w:r>
      <w:r w:rsidDel="00000000" w:rsidR="00000000" w:rsidRPr="00000000">
        <w:rPr>
          <w:rtl w:val="0"/>
        </w:rPr>
      </w:r>
    </w:p>
    <w:p w:rsidR="00000000" w:rsidDel="00000000" w:rsidP="00000000" w:rsidRDefault="00000000" w:rsidRPr="00000000" w14:paraId="0000006E">
      <w:pPr>
        <w:pStyle w:val="Heading2"/>
        <w:rPr>
          <w:color w:val="6aa84f"/>
        </w:rPr>
      </w:pPr>
      <w:bookmarkStart w:colFirst="0" w:colLast="0" w:name="_jkxj69gmql4x" w:id="6"/>
      <w:bookmarkEnd w:id="6"/>
      <w:r w:rsidDel="00000000" w:rsidR="00000000" w:rsidRPr="00000000">
        <w:rPr>
          <w:color w:val="6aa84f"/>
          <w:rtl w:val="0"/>
        </w:rPr>
        <w:t xml:space="preserve">Allocation of principal forgiveness and other additional subsidies</w:t>
      </w:r>
    </w:p>
    <w:p w:rsidR="00000000" w:rsidDel="00000000" w:rsidP="00000000" w:rsidRDefault="00000000" w:rsidRPr="00000000" w14:paraId="0000006F">
      <w:pPr>
        <w:rPr>
          <w:sz w:val="20"/>
          <w:szCs w:val="20"/>
        </w:rPr>
      </w:pPr>
      <w:r w:rsidDel="00000000" w:rsidR="00000000" w:rsidRPr="00000000">
        <w:rPr>
          <w:sz w:val="20"/>
          <w:szCs w:val="20"/>
          <w:rtl w:val="0"/>
        </w:rPr>
        <w:t xml:space="preserve">Tennessee caps PF by percentage and dollar amount with different caps depending on if the funds are from the supplemental or base capitalization grant. If the funds come from the IIJA General Supplemental capitalization grant, DACs can receive 50% PF up to $5,000,000 and this PF cannot be combined with other PF. If the funds come from the base capitalization grant, DACS can receive 20% PF up to $2,500,000 per project and this PF can be combined with Green Project Reserve PF. In addition, small communities (population of 20,000 or fewer) can receive 50% PF for planning and design up to $250,000 and this PF cannot be combined with other forms of PF. If funds come from the Green Project Reserve, any community may receive 20% PF up to $2,500,000.</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Tennessee’s DWSRF does not allow 100% PF and provides PF on a “first-come-first-serve” basis. Some sources of PF cannot be used for planning and design or must be for a project that includes construction in addition to planning and design. </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74">
      <w:pPr>
        <w:rPr>
          <w:b w:val="1"/>
          <w:bCs w:val="1"/>
          <w:sz w:val="20"/>
          <w:szCs w:val="20"/>
        </w:rPr>
      </w:pPr>
      <w:r w:rsidDel="00000000" w:rsidR="00000000" w:rsidRPr="00000000">
        <w:rPr>
          <w:sz w:val="20"/>
          <w:szCs w:val="20"/>
          <w:u w:val="single"/>
          <w:rtl w:val="0"/>
        </w:rPr>
        <w:t xml:space="preserve">Base Funds</w:t>
      </w:r>
      <w:r w:rsidDel="00000000" w:rsidR="00000000" w:rsidRPr="00000000">
        <w:rPr>
          <w:rtl w:val="0"/>
        </w:rPr>
      </w:r>
    </w:p>
    <w:p w:rsidR="00000000" w:rsidDel="00000000" w:rsidP="00000000" w:rsidRDefault="00000000" w:rsidRPr="00000000" w14:paraId="00000075">
      <w:pPr>
        <w:ind w:left="0" w:firstLine="0"/>
        <w:rPr>
          <w:sz w:val="20"/>
          <w:szCs w:val="20"/>
        </w:rPr>
      </w:pPr>
      <w:r w:rsidDel="00000000" w:rsidR="00000000" w:rsidRPr="00000000">
        <w:rPr>
          <w:sz w:val="20"/>
          <w:szCs w:val="20"/>
          <w:rtl w:val="0"/>
        </w:rPr>
        <w:t xml:space="preserve">Of the base DWSRF funds, states are required by federal law to allocate a minimum of 12% and not more that 35% of their base DWSRF grant as additional subsidies for state-defined disadvantaged communities (DACs). In the funding cycle analyzed here, Tennessee opted to allocate between 12 to 35</w:t>
      </w:r>
      <w:r w:rsidDel="00000000" w:rsidR="00000000" w:rsidRPr="00000000">
        <w:rPr>
          <w:sz w:val="20"/>
          <w:szCs w:val="20"/>
          <w:rtl w:val="0"/>
        </w:rPr>
        <w:t xml:space="preserve">%</w:t>
      </w:r>
      <w:r w:rsidDel="00000000" w:rsidR="00000000" w:rsidRPr="00000000">
        <w:rPr>
          <w:sz w:val="20"/>
          <w:szCs w:val="20"/>
          <w:rtl w:val="0"/>
        </w:rPr>
        <w:t xml:space="preserve"> of its base grant as principal forgiveness</w:t>
      </w:r>
      <w:r w:rsidDel="00000000" w:rsidR="00000000" w:rsidRPr="00000000">
        <w:rPr>
          <w:sz w:val="20"/>
          <w:szCs w:val="20"/>
          <w:rtl w:val="0"/>
        </w:rPr>
        <w:t xml:space="preserve"> </w:t>
      </w:r>
      <w:r w:rsidDel="00000000" w:rsidR="00000000" w:rsidRPr="00000000">
        <w:rPr>
          <w:sz w:val="20"/>
          <w:szCs w:val="20"/>
          <w:rtl w:val="0"/>
        </w:rPr>
        <w:t xml:space="preserve">for DACs, but does not specify an amount. </w:t>
      </w:r>
    </w:p>
    <w:p w:rsidR="00000000" w:rsidDel="00000000" w:rsidP="00000000" w:rsidRDefault="00000000" w:rsidRPr="00000000" w14:paraId="00000076">
      <w:pPr>
        <w:ind w:left="0" w:firstLine="0"/>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States are further required to provide an additional 14% of the federal capitalization grant as additional subsidies to eligible recipients. Tennessee is allocating this 14% as PF for small systems or green projects. </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u w:val="single"/>
        </w:rPr>
      </w:pPr>
      <w:r w:rsidDel="00000000" w:rsidR="00000000" w:rsidRPr="00000000">
        <w:rPr>
          <w:sz w:val="20"/>
          <w:szCs w:val="20"/>
          <w:u w:val="single"/>
          <w:rtl w:val="0"/>
        </w:rPr>
        <w:t xml:space="preserve">Supplemental Funds</w:t>
      </w:r>
    </w:p>
    <w:p w:rsidR="00000000" w:rsidDel="00000000" w:rsidP="00000000" w:rsidRDefault="00000000" w:rsidRPr="00000000" w14:paraId="0000007A">
      <w:pPr>
        <w:rPr>
          <w:sz w:val="20"/>
          <w:szCs w:val="20"/>
        </w:rPr>
      </w:pPr>
      <w:r w:rsidDel="00000000" w:rsidR="00000000" w:rsidRPr="00000000">
        <w:rPr>
          <w:sz w:val="20"/>
          <w:szCs w:val="20"/>
          <w:rtl w:val="0"/>
        </w:rPr>
        <w:t xml:space="preserve">Forty-nine percent of general supplemental and lead funds appropriated through IIJA must be provided as principal forgiveness (PF) or grants to state-defined DACs. One hundred percent of emerging contaminants funds appropriated through IIJA must be provided as PF, with at least 25% of this to state-defined DACs or systems serving a population of 10,000 or less. </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ins w:author="Lauren Kwan" w:id="0" w:date="2025-03-18T13:43:59Z">
        <w:r w:rsidDel="00000000" w:rsidR="00000000" w:rsidRPr="00000000">
          <w:rPr>
            <w:sz w:val="20"/>
            <w:szCs w:val="20"/>
            <w:rtl w:val="0"/>
          </w:rPr>
          <w:t xml:space="preserve">Though Tennessee indicates that the required 49% additional subsidy from its FFY23 LSLR fed cap grant (</w:t>
        </w:r>
        <w:r w:rsidDel="00000000" w:rsidR="00000000" w:rsidRPr="00000000">
          <w:rPr>
            <w:sz w:val="20"/>
            <w:szCs w:val="20"/>
            <w:rtl w:val="0"/>
            <w:rPrChange w:author="Lauren Kwan" w:id="1" w:date="2025-03-18T13:43:59Z">
              <w:rPr>
                <w:sz w:val="20"/>
                <w:szCs w:val="20"/>
              </w:rPr>
            </w:rPrChange>
          </w:rPr>
          <w:t xml:space="preserve">$43,980,440)</w:t>
        </w:r>
        <w:r w:rsidDel="00000000" w:rsidR="00000000" w:rsidRPr="00000000">
          <w:rPr>
            <w:sz w:val="20"/>
            <w:szCs w:val="20"/>
            <w:rtl w:val="0"/>
          </w:rPr>
          <w:t xml:space="preserve"> is available, it seems that Tennessee did not distribute these in SFY24 and instead intends to distribute them in SFY25, along with the additional subsidies from its FFY22 and FFY24 LSLR fed cap grants.</w:t>
        </w:r>
      </w:ins>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pStyle w:val="Heading3"/>
        <w:spacing w:after="0" w:before="0" w:lineRule="auto"/>
        <w:rPr>
          <w:b w:val="1"/>
          <w:bCs w:val="1"/>
          <w:sz w:val="20"/>
          <w:szCs w:val="20"/>
        </w:rPr>
      </w:pPr>
      <w:bookmarkStart w:colFirst="0" w:colLast="0" w:name="_d1rleix73gs" w:id="7"/>
      <w:bookmarkEnd w:id="7"/>
      <w:r w:rsidDel="00000000" w:rsidR="00000000" w:rsidRPr="00000000">
        <w:rPr>
          <w:b w:val="1"/>
          <w:bCs w:val="1"/>
          <w:color w:val="4a86e8"/>
          <w:sz w:val="20"/>
          <w:szCs w:val="20"/>
          <w:rtl w:val="0"/>
        </w:rPr>
        <w:t xml:space="preserve">DAC Definition</w:t>
      </w: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Tennessee's DWSRF program defines “disadvantaged community” (DAC) with an Ability to Pay Index (ATPI) lower than 50 points. The index is derived from a database of socioeconomic and financial data. The Index is also used to determine how much assistance a small or disadvantaged community is eligible to receive  in the form of reduced interest rates or principal forgiveness. Communities with greater economic need are given a higher priority ranking.</w:t>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sz w:val="20"/>
          <w:szCs w:val="20"/>
          <w:rtl w:val="0"/>
        </w:rPr>
        <w:t xml:space="preserve">In addition to PF, Tennessee provides reduced interest rates to state-defined DACs.</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pStyle w:val="Heading3"/>
        <w:spacing w:after="0" w:before="0" w:lineRule="auto"/>
        <w:rPr>
          <w:b w:val="1"/>
          <w:bCs w:val="1"/>
          <w:sz w:val="20"/>
          <w:szCs w:val="20"/>
        </w:rPr>
      </w:pPr>
      <w:bookmarkStart w:colFirst="0" w:colLast="0" w:name="_opguxzwvnmhr" w:id="8"/>
      <w:bookmarkEnd w:id="8"/>
      <w:r w:rsidDel="00000000" w:rsidR="00000000" w:rsidRPr="00000000">
        <w:rPr>
          <w:b w:val="1"/>
          <w:bCs w:val="1"/>
          <w:color w:val="4a86e8"/>
          <w:sz w:val="20"/>
          <w:szCs w:val="20"/>
          <w:rtl w:val="0"/>
        </w:rPr>
        <w:t xml:space="preserve">Project Ranking for Distribution of Loans and Principal Forgiveness</w:t>
      </w: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sz w:val="20"/>
          <w:szCs w:val="20"/>
          <w:rtl w:val="0"/>
        </w:rPr>
        <w:t xml:space="preserve">Tennessee scores and ranks projects based on the number of priority points awarded to them on the SFY24 PPL. The projects with the highest number of priority points and that are ready to proceed are given preference for funding, particularly the FFY23 base allotment and IIJA Gen Supp capitalization grant funding. This prioritization emphasizes projects that are prepared to proceed with planning or construction, including those from small and disadvantaged communities, green and resilient infrastructure projects, and projects with subsidies. The scoring system is not detailed in the SFY24 IUP.</w:t>
      </w:r>
    </w:p>
    <w:p w:rsidR="00000000" w:rsidDel="00000000" w:rsidP="00000000" w:rsidRDefault="00000000" w:rsidRPr="00000000" w14:paraId="00000085">
      <w:pPr>
        <w:rPr>
          <w:sz w:val="20"/>
          <w:szCs w:val="20"/>
        </w:rPr>
      </w:pPr>
      <w:r w:rsidDel="00000000" w:rsidR="00000000" w:rsidRPr="00000000">
        <w:rPr>
          <w:sz w:val="20"/>
          <w:szCs w:val="20"/>
          <w:rtl w:val="0"/>
        </w:rPr>
        <w:t xml:space="preserve"> </w:t>
      </w:r>
    </w:p>
    <w:p w:rsidR="00000000" w:rsidDel="00000000" w:rsidP="00000000" w:rsidRDefault="00000000" w:rsidRPr="00000000" w14:paraId="00000086">
      <w:pPr>
        <w:rPr>
          <w:sz w:val="20"/>
          <w:szCs w:val="20"/>
        </w:rPr>
      </w:pPr>
      <w:r w:rsidDel="00000000" w:rsidR="00000000" w:rsidRPr="00000000">
        <w:rPr>
          <w:sz w:val="20"/>
          <w:szCs w:val="20"/>
          <w:rtl w:val="0"/>
        </w:rPr>
        <w:t xml:space="preserve">Once PF funds from the IIJA supplemental capitalization grant are exhausted, PF from the base capitalization grant will be distributed on a first come, first serve basis. See SFY24 IUP pp.18-20 for more information.</w:t>
      </w:r>
    </w:p>
    <w:p w:rsidR="00000000" w:rsidDel="00000000" w:rsidP="00000000" w:rsidRDefault="00000000" w:rsidRPr="00000000" w14:paraId="00000087">
      <w:pPr>
        <w:pStyle w:val="Heading2"/>
        <w:rPr>
          <w:color w:val="6aa84f"/>
        </w:rPr>
      </w:pPr>
      <w:bookmarkStart w:colFirst="0" w:colLast="0" w:name="_580q0y70gir3" w:id="9"/>
      <w:bookmarkEnd w:id="9"/>
      <w:r w:rsidDel="00000000" w:rsidR="00000000" w:rsidRPr="00000000">
        <w:rPr>
          <w:color w:val="6aa84f"/>
          <w:rtl w:val="0"/>
        </w:rPr>
        <w:t xml:space="preserve">Interest rates and fees </w:t>
      </w:r>
    </w:p>
    <w:p w:rsidR="00000000" w:rsidDel="00000000" w:rsidP="00000000" w:rsidRDefault="00000000" w:rsidRPr="00000000" w14:paraId="00000088">
      <w:pPr>
        <w:rPr>
          <w:sz w:val="20"/>
          <w:szCs w:val="20"/>
        </w:rPr>
      </w:pPr>
      <w:r w:rsidDel="00000000" w:rsidR="00000000" w:rsidRPr="00000000">
        <w:rPr>
          <w:sz w:val="20"/>
          <w:szCs w:val="20"/>
          <w:rtl w:val="0"/>
        </w:rPr>
        <w:t xml:space="preserve">Interest rates are determined by an applicant’s ATPI score. Interest rates can range from 40 percent to 100 percent of the 20- year, 25-year, and 30-year Bond Buyer Index and the Municipal Market Data General Obligation Yields, which are published on a weekly basis. For utility districts and water authorities that serve multiple counties, the interest rates will be evaluated based on the lowest ATPI among the counties or municipalities directly benefiting from the associated project(s) linked to the loan.  See pp. 21-23 of the SFY24 Base/IIJA Gen Supp/LSLR IUP for more information.</w:t>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sz w:val="20"/>
          <w:szCs w:val="20"/>
          <w:rtl w:val="0"/>
        </w:rPr>
        <w:t xml:space="preserve">Tennessee has a tiered interest rate reduction methodology for DACs corresponding to their ATPI:</w:t>
      </w:r>
    </w:p>
    <w:p w:rsidR="00000000" w:rsidDel="00000000" w:rsidP="00000000" w:rsidRDefault="00000000" w:rsidRPr="00000000" w14:paraId="0000008B">
      <w:pPr>
        <w:numPr>
          <w:ilvl w:val="0"/>
          <w:numId w:val="2"/>
        </w:numPr>
        <w:ind w:left="720" w:hanging="360"/>
        <w:rPr>
          <w:sz w:val="20"/>
          <w:szCs w:val="20"/>
        </w:rPr>
      </w:pPr>
      <w:r w:rsidDel="00000000" w:rsidR="00000000" w:rsidRPr="00000000">
        <w:rPr>
          <w:sz w:val="20"/>
          <w:szCs w:val="20"/>
          <w:rtl w:val="0"/>
        </w:rPr>
        <w:t xml:space="preserve">Low range (0-20) will receive a 0.4 multiplier</w:t>
      </w:r>
    </w:p>
    <w:p w:rsidR="00000000" w:rsidDel="00000000" w:rsidP="00000000" w:rsidRDefault="00000000" w:rsidRPr="00000000" w14:paraId="0000008C">
      <w:pPr>
        <w:numPr>
          <w:ilvl w:val="0"/>
          <w:numId w:val="2"/>
        </w:numPr>
        <w:ind w:left="720" w:hanging="360"/>
        <w:rPr>
          <w:sz w:val="20"/>
          <w:szCs w:val="20"/>
        </w:rPr>
      </w:pPr>
      <w:r w:rsidDel="00000000" w:rsidR="00000000" w:rsidRPr="00000000">
        <w:rPr>
          <w:sz w:val="20"/>
          <w:szCs w:val="20"/>
          <w:rtl w:val="0"/>
        </w:rPr>
        <w:t xml:space="preserve">Mid-range (30–40) will receive a 0.6 multiplier</w:t>
      </w:r>
    </w:p>
    <w:p w:rsidR="00000000" w:rsidDel="00000000" w:rsidP="00000000" w:rsidRDefault="00000000" w:rsidRPr="00000000" w14:paraId="0000008D">
      <w:pPr>
        <w:numPr>
          <w:ilvl w:val="0"/>
          <w:numId w:val="2"/>
        </w:numPr>
        <w:ind w:left="720" w:hanging="360"/>
        <w:rPr>
          <w:sz w:val="20"/>
          <w:szCs w:val="20"/>
        </w:rPr>
      </w:pPr>
      <w:r w:rsidDel="00000000" w:rsidR="00000000" w:rsidRPr="00000000">
        <w:rPr>
          <w:sz w:val="20"/>
          <w:szCs w:val="20"/>
          <w:rtl w:val="0"/>
        </w:rPr>
        <w:t xml:space="preserve">High-range (50-60) will receive a 0.8 multiplier</w:t>
      </w:r>
    </w:p>
    <w:p w:rsidR="00000000" w:rsidDel="00000000" w:rsidP="00000000" w:rsidRDefault="00000000" w:rsidRPr="00000000" w14:paraId="0000008E">
      <w:pPr>
        <w:numPr>
          <w:ilvl w:val="0"/>
          <w:numId w:val="2"/>
        </w:numPr>
        <w:ind w:left="720" w:hanging="360"/>
        <w:rPr>
          <w:sz w:val="20"/>
          <w:szCs w:val="20"/>
          <w:u w:val="none"/>
        </w:rPr>
      </w:pPr>
      <w:r w:rsidDel="00000000" w:rsidR="00000000" w:rsidRPr="00000000">
        <w:rPr>
          <w:sz w:val="20"/>
          <w:szCs w:val="20"/>
          <w:rtl w:val="0"/>
        </w:rPr>
        <w:t xml:space="preserve">Scores of 70 or higher will receive the standard reported interest rates</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pPr>
      <w:r w:rsidDel="00000000" w:rsidR="00000000" w:rsidRPr="00000000">
        <w:rPr>
          <w:sz w:val="20"/>
          <w:szCs w:val="20"/>
          <w:rtl w:val="0"/>
        </w:rPr>
        <w:t xml:space="preserve">A loan fee of 8 basis points (0.08%) is charged on all DWSRF loans.</w:t>
      </w:r>
      <w:r w:rsidDel="00000000" w:rsidR="00000000" w:rsidRPr="00000000">
        <w:rPr>
          <w:rtl w:val="0"/>
        </w:rPr>
      </w:r>
    </w:p>
    <w:p w:rsidR="00000000" w:rsidDel="00000000" w:rsidP="00000000" w:rsidRDefault="00000000" w:rsidRPr="00000000" w14:paraId="00000091">
      <w:pPr>
        <w:pStyle w:val="Heading2"/>
        <w:rPr>
          <w:b w:val="1"/>
          <w:bCs w:val="1"/>
          <w:sz w:val="20"/>
          <w:szCs w:val="20"/>
        </w:rPr>
      </w:pPr>
      <w:bookmarkStart w:colFirst="0" w:colLast="0" w:name="_4rzhiwll7c7r" w:id="10"/>
      <w:bookmarkEnd w:id="10"/>
      <w:r w:rsidDel="00000000" w:rsidR="00000000" w:rsidRPr="00000000">
        <w:rPr>
          <w:color w:val="6aa84f"/>
          <w:rtl w:val="0"/>
        </w:rPr>
        <w:t xml:space="preserve">Set Asides</w:t>
      </w:r>
      <w:r w:rsidDel="00000000" w:rsidR="00000000" w:rsidRPr="00000000">
        <w:rPr>
          <w:rtl w:val="0"/>
        </w:rPr>
      </w:r>
    </w:p>
    <w:p w:rsidR="00000000" w:rsidDel="00000000" w:rsidP="00000000" w:rsidRDefault="00000000" w:rsidRPr="00000000" w14:paraId="00000092">
      <w:pPr>
        <w:rPr>
          <w:b w:val="1"/>
          <w:bCs w:val="1"/>
          <w:sz w:val="20"/>
          <w:szCs w:val="20"/>
        </w:rPr>
      </w:pPr>
      <w:r w:rsidDel="00000000" w:rsidR="00000000" w:rsidRPr="00000000">
        <w:rPr>
          <w:sz w:val="20"/>
          <w:szCs w:val="20"/>
          <w:rtl w:val="0"/>
        </w:rPr>
        <w:t xml:space="preserve">The amount of funds set aside from each grant under each of the DWSRF set aside allowances is set out above. Work plans for how the state plans to use these set aside funds are set out in the SFY24 Base/IIJA Gen Supp/LSLR IUP on pp. 20-35.</w:t>
      </w:r>
      <w:r w:rsidDel="00000000" w:rsidR="00000000" w:rsidRPr="00000000">
        <w:rPr>
          <w:rtl w:val="0"/>
        </w:rPr>
      </w:r>
    </w:p>
    <w:p w:rsidR="00000000" w:rsidDel="00000000" w:rsidP="00000000" w:rsidRDefault="00000000" w:rsidRPr="00000000" w14:paraId="00000093">
      <w:pPr>
        <w:pStyle w:val="Heading2"/>
        <w:rPr>
          <w:color w:val="6aa84f"/>
        </w:rPr>
      </w:pPr>
      <w:bookmarkStart w:colFirst="0" w:colLast="0" w:name="_rpmtvwqrenff" w:id="11"/>
      <w:bookmarkEnd w:id="11"/>
      <w:r w:rsidDel="00000000" w:rsidR="00000000" w:rsidRPr="00000000">
        <w:rPr>
          <w:color w:val="6aa84f"/>
          <w:rtl w:val="0"/>
        </w:rPr>
        <w:t xml:space="preserve">Policy changes, compared to prior years </w:t>
      </w:r>
    </w:p>
    <w:p w:rsidR="00000000" w:rsidDel="00000000" w:rsidP="00000000" w:rsidRDefault="00000000" w:rsidRPr="00000000" w14:paraId="00000094">
      <w:pPr>
        <w:numPr>
          <w:ilvl w:val="0"/>
          <w:numId w:val="4"/>
        </w:numPr>
        <w:ind w:left="720" w:hanging="360"/>
        <w:rPr>
          <w:sz w:val="20"/>
          <w:szCs w:val="20"/>
        </w:rPr>
      </w:pPr>
      <w:ins w:author="Lauren Kwan" w:id="2" w:date="2025-03-18T14:10:01Z">
        <w:r w:rsidDel="00000000" w:rsidR="00000000" w:rsidRPr="00000000">
          <w:rPr>
            <w:b w:val="1"/>
            <w:bCs w:val="1"/>
            <w:sz w:val="20"/>
            <w:szCs w:val="20"/>
            <w:rtl w:val="0"/>
            <w:rPrChange w:author="Lauren Kwan" w:id="3" w:date="2025-03-18T14:10:01Z">
              <w:rPr>
                <w:color w:val="6aa84f"/>
              </w:rPr>
            </w:rPrChange>
          </w:rPr>
          <w:t xml:space="preserve">Principal forgiveness policies </w:t>
        </w:r>
        <w:r w:rsidDel="00000000" w:rsidR="00000000" w:rsidRPr="00000000">
          <w:rPr>
            <w:sz w:val="20"/>
            <w:szCs w:val="20"/>
            <w:rtl w:val="0"/>
            <w:rPrChange w:author="Lauren Kwan" w:id="3" w:date="2025-03-18T14:10:01Z">
              <w:rPr>
                <w:color w:val="6aa84f"/>
              </w:rPr>
            </w:rPrChange>
          </w:rPr>
          <w:t xml:space="preserve">- I</w:t>
        </w:r>
        <w:r w:rsidDel="00000000" w:rsidR="00000000" w:rsidRPr="00000000">
          <w:rPr>
            <w:sz w:val="20"/>
            <w:szCs w:val="20"/>
            <w:rtl w:val="0"/>
            <w:rPrChange w:author="Lauren Kwan" w:id="3" w:date="2025-03-18T14:10:01Z">
              <w:rPr>
                <w:color w:val="6aa84f"/>
              </w:rPr>
            </w:rPrChange>
          </w:rPr>
          <w:t xml:space="preserve">n SFY23, Tennessee offered tiered Asset Management Plan PF, while in SFY24, there was no Asset Management Plan PF, nor any tiered PF. </w:t>
        </w:r>
      </w:ins>
      <w:r w:rsidDel="00000000" w:rsidR="00000000" w:rsidRPr="00000000">
        <w:rPr>
          <w:sz w:val="20"/>
          <w:szCs w:val="20"/>
          <w:rtl w:val="0"/>
        </w:rPr>
        <w:t xml:space="preserve">Instead, Tennessee intended to launch its Asset Management Plan Grant Program this funding cycle.</w:t>
      </w:r>
    </w:p>
    <w:p w:rsidR="00000000" w:rsidDel="00000000" w:rsidP="00000000" w:rsidRDefault="00000000" w:rsidRPr="00000000" w14:paraId="00000095">
      <w:pPr>
        <w:pStyle w:val="Heading2"/>
        <w:rPr>
          <w:b w:val="1"/>
          <w:bCs w:val="1"/>
        </w:rPr>
      </w:pPr>
      <w:bookmarkStart w:colFirst="0" w:colLast="0" w:name="_xwiu63f0tea" w:id="12"/>
      <w:bookmarkEnd w:id="12"/>
      <w:r w:rsidDel="00000000" w:rsidR="00000000" w:rsidRPr="00000000">
        <w:rPr>
          <w:color w:val="6aa84f"/>
          <w:rtl w:val="0"/>
        </w:rPr>
        <w:t xml:space="preserve">Other items of interest noted during EPIC’s review of the source documents</w:t>
      </w:r>
      <w:r w:rsidDel="00000000" w:rsidR="00000000" w:rsidRPr="00000000">
        <w:rPr>
          <w:rtl w:val="0"/>
        </w:rPr>
      </w:r>
    </w:p>
    <w:p w:rsidR="00000000" w:rsidDel="00000000" w:rsidP="00000000" w:rsidRDefault="00000000" w:rsidRPr="00000000" w14:paraId="00000096">
      <w:pPr>
        <w:numPr>
          <w:ilvl w:val="0"/>
          <w:numId w:val="4"/>
        </w:numPr>
        <w:ind w:left="720" w:hanging="360"/>
        <w:rPr>
          <w:sz w:val="20"/>
          <w:szCs w:val="20"/>
        </w:rPr>
      </w:pPr>
      <w:r w:rsidDel="00000000" w:rsidR="00000000" w:rsidRPr="00000000">
        <w:rPr>
          <w:sz w:val="20"/>
          <w:szCs w:val="20"/>
          <w:rtl w:val="0"/>
        </w:rPr>
        <w:t xml:space="preserve">Tennessee is using set-aside funding from the FFY22 and FFY23 LSL capitalization grants to fund a grant assistance program for communities investigating and addressing LSL issues and to provide direct and indirect technical assistance for Public Water Systems (PWS). This grant program, executed through State Water Infrastructure Grants (SWIG), will be directed to investigate LSL issues by service area, establish compliant inventories, and provide dollars for planning and design for full lead service line replacement (LSLR). The lead service line (LSLI) investigation, inventory, and planning assistance program will allow the rapid identification and inventory of LSLs and ensure PWSs have a plan for LSL replacement, potentially financed through an SRF loan. For more information, see pp. 36-39 of the SFY24 IUP and Tennessee's website on LSLI </w:t>
      </w:r>
      <w:hyperlink r:id="rId11">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097">
      <w:pPr>
        <w:numPr>
          <w:ilvl w:val="0"/>
          <w:numId w:val="4"/>
        </w:numPr>
        <w:ind w:left="720" w:hanging="360"/>
        <w:rPr>
          <w:u w:val="none"/>
        </w:rPr>
      </w:pPr>
      <w:commentRangeStart w:id="2"/>
      <w:r w:rsidDel="00000000" w:rsidR="00000000" w:rsidRPr="00000000">
        <w:rPr>
          <w:sz w:val="20"/>
          <w:szCs w:val="20"/>
          <w:rtl w:val="0"/>
        </w:rPr>
        <w:t xml:space="preserve">Tennessee’s </w:t>
      </w:r>
      <w:commentRangeEnd w:id="2"/>
      <w:r w:rsidDel="00000000" w:rsidR="00000000" w:rsidRPr="00000000">
        <w:commentReference w:id="2"/>
      </w:r>
      <w:r w:rsidDel="00000000" w:rsidR="00000000" w:rsidRPr="00000000">
        <w:rPr>
          <w:sz w:val="20"/>
          <w:szCs w:val="20"/>
          <w:rtl w:val="0"/>
        </w:rPr>
        <w:t xml:space="preserve">SFY24 IUP indicates an intent to distribute LSLR capitalization funding and references an LSLR Priority Ranking List (PRL), but the list does not appear to be published on Tennessee’s website. See pp. 39-41 of the SFY24 IUP for more information.</w:t>
      </w:r>
      <w:r w:rsidDel="00000000" w:rsidR="00000000" w:rsidRPr="00000000">
        <w:rPr>
          <w:rtl w:val="0"/>
        </w:rPr>
      </w:r>
    </w:p>
    <w:p w:rsidR="00000000" w:rsidDel="00000000" w:rsidP="00000000" w:rsidRDefault="00000000" w:rsidRPr="00000000" w14:paraId="00000098">
      <w:pPr>
        <w:numPr>
          <w:ilvl w:val="0"/>
          <w:numId w:val="4"/>
        </w:numPr>
        <w:ind w:left="720" w:hanging="360"/>
        <w:rPr>
          <w:ins w:author="Lauren Kwan" w:id="4" w:date="2025-03-18T13:53:16Z"/>
        </w:rPr>
      </w:pPr>
      <w:r w:rsidDel="00000000" w:rsidR="00000000" w:rsidRPr="00000000">
        <w:rPr>
          <w:sz w:val="20"/>
          <w:szCs w:val="20"/>
          <w:rtl w:val="0"/>
        </w:rPr>
        <w:t xml:space="preserve">Tennessee has not yet released a SFY24 IUP or PPL for any IIJA emerging contaminants funding.</w:t>
      </w:r>
      <w:ins w:author="Lauren Kwan" w:id="4" w:date="2025-03-18T13:53:16Z">
        <w:r w:rsidDel="00000000" w:rsidR="00000000" w:rsidRPr="00000000">
          <w:rPr>
            <w:rtl w:val="0"/>
          </w:rPr>
        </w:r>
      </w:ins>
    </w:p>
    <w:p w:rsidR="00000000" w:rsidDel="00000000" w:rsidP="00000000" w:rsidRDefault="00000000" w:rsidRPr="00000000" w14:paraId="00000099">
      <w:pPr>
        <w:numPr>
          <w:ilvl w:val="0"/>
          <w:numId w:val="4"/>
        </w:numPr>
        <w:ind w:left="720" w:hanging="360"/>
        <w:pPrChange w:author="Lauren Kwan" w:id="0" w:date="2025-03-18T13:53:16Z">
          <w:pPr>
            <w:numPr>
              <w:ilvl w:val="0"/>
              <w:numId w:val="4"/>
            </w:numPr>
            <w:ind w:left="720" w:hanging="360"/>
          </w:pPr>
        </w:pPrChange>
      </w:pPr>
      <w:ins w:author="Lauren Kwan" w:id="4" w:date="2025-03-18T13:53:16Z">
        <w:r w:rsidDel="00000000" w:rsidR="00000000" w:rsidRPr="00000000">
          <w:rPr>
            <w:sz w:val="20"/>
            <w:szCs w:val="20"/>
            <w:rtl w:val="0"/>
            <w:rPrChange w:author="Lauren Kwan" w:id="5" w:date="2025-03-18T13:53:16Z">
              <w:rPr>
                <w:sz w:val="20"/>
                <w:szCs w:val="20"/>
              </w:rPr>
            </w:rPrChange>
          </w:rPr>
          <w:t xml:space="preserve">Tennessee references the 49% PF requirement of its FFY23 LSLR fed cap grant in the SFY24 Base/IIJA Gen Supp/LSLR IUP. However, it seems that Tennessee did not allocate this additional subsidy in SFY24, and instead intends to allocate this in SFY25, as the draft SFY25 LSLR IUP also references the FFY22, FFY23, </w:t>
        </w:r>
        <w:r w:rsidDel="00000000" w:rsidR="00000000" w:rsidRPr="00000000">
          <w:rPr>
            <w:i w:val="1"/>
            <w:iCs w:val="1"/>
            <w:sz w:val="20"/>
            <w:szCs w:val="20"/>
            <w:rtl w:val="0"/>
            <w:rPrChange w:author="Lauren Kwan" w:id="5" w:date="2025-03-18T13:53:16Z">
              <w:rPr>
                <w:sz w:val="20"/>
                <w:szCs w:val="20"/>
              </w:rPr>
            </w:rPrChange>
          </w:rPr>
          <w:t xml:space="preserve">and </w:t>
        </w:r>
        <w:r w:rsidDel="00000000" w:rsidR="00000000" w:rsidRPr="00000000">
          <w:rPr>
            <w:sz w:val="20"/>
            <w:szCs w:val="20"/>
            <w:rtl w:val="0"/>
            <w:rPrChange w:author="Lauren Kwan" w:id="5" w:date="2025-03-18T13:53:16Z">
              <w:rPr>
                <w:sz w:val="20"/>
                <w:szCs w:val="20"/>
              </w:rPr>
            </w:rPrChange>
          </w:rPr>
          <w:t xml:space="preserve">FFY24 lead additional subsidies. </w:t>
        </w:r>
      </w:ins>
      <w:r w:rsidDel="00000000" w:rsidR="00000000" w:rsidRPr="00000000">
        <w:rPr>
          <w:rtl w:val="0"/>
        </w:rPr>
      </w:r>
    </w:p>
    <w:p w:rsidR="00000000" w:rsidDel="00000000" w:rsidP="00000000" w:rsidRDefault="00000000" w:rsidRPr="00000000" w14:paraId="0000009A">
      <w:pPr>
        <w:pStyle w:val="Heading2"/>
        <w:rPr>
          <w:b w:val="1"/>
          <w:bCs w:val="1"/>
          <w:color w:val="000000"/>
          <w:sz w:val="20"/>
          <w:szCs w:val="20"/>
        </w:rPr>
      </w:pPr>
      <w:bookmarkStart w:colFirst="0" w:colLast="0" w:name="_r1jox3ii5lbm" w:id="13"/>
      <w:bookmarkEnd w:id="13"/>
      <w:r w:rsidDel="00000000" w:rsidR="00000000" w:rsidRPr="00000000">
        <w:rPr>
          <w:color w:val="6aa84f"/>
          <w:u w:val="single"/>
          <w:rtl w:val="0"/>
          <w:rPrChange w:author="Lauren Kwan" w:id="5" w:date="2025-03-18T13:53:16Z">
            <w:rPr>
              <w:color w:val="6aa84f"/>
              <w:u w:val="single"/>
            </w:rPr>
          </w:rPrChange>
        </w:rPr>
        <w:t xml:space="preserve">Key Takeaways</w:t>
      </w:r>
      <w:r w:rsidDel="00000000" w:rsidR="00000000" w:rsidRPr="00000000">
        <w:rPr>
          <w:color w:val="6aa84f"/>
          <w:rtl w:val="0"/>
          <w:rPrChange w:author="Lauren Kwan" w:id="5" w:date="2025-03-18T13:53:16Z">
            <w:rPr>
              <w:color w:val="6aa84f"/>
            </w:rPr>
          </w:rPrChange>
        </w:rPr>
        <w:t xml:space="preserve"> </w:t>
      </w:r>
      <w:r w:rsidDel="00000000" w:rsidR="00000000" w:rsidRPr="00000000">
        <w:rPr>
          <w:rtl w:val="0"/>
        </w:rPr>
      </w:r>
    </w:p>
    <w:p w:rsidR="00000000" w:rsidDel="00000000" w:rsidP="00000000" w:rsidRDefault="00000000" w:rsidRPr="00000000" w14:paraId="0000009B">
      <w:pPr>
        <w:numPr>
          <w:ilvl w:val="0"/>
          <w:numId w:val="10"/>
        </w:numPr>
        <w:ind w:left="720" w:hanging="360"/>
        <w:rPr>
          <w:ins w:author="Lauren Kwan" w:id="6" w:date="2025-03-18T14:54:56Z"/>
          <w:sz w:val="20"/>
          <w:szCs w:val="20"/>
        </w:rPr>
      </w:pPr>
      <w:ins w:author="Lauren Kwan" w:id="6" w:date="2025-03-18T14:54:56Z">
        <w:r w:rsidDel="00000000" w:rsidR="00000000" w:rsidRPr="00000000">
          <w:rPr>
            <w:sz w:val="20"/>
            <w:szCs w:val="20"/>
            <w:rtl w:val="0"/>
            <w:rPrChange w:author="Lauren Kwan" w:id="7" w:date="2025-03-18T14:54:56Z">
              <w:rPr>
                <w:b w:val="1"/>
                <w:bCs w:val="1"/>
                <w:color w:val="000000"/>
                <w:sz w:val="20"/>
                <w:szCs w:val="20"/>
              </w:rPr>
            </w:rPrChange>
          </w:rPr>
          <w:t xml:space="preserve">Tennessee intends to use set-asides from its FFY23 IIJA LSLR fed cap grant, but does not intend to award project funding this funding cycle. </w:t>
        </w:r>
      </w:ins>
    </w:p>
    <w:p w:rsidR="00000000" w:rsidDel="00000000" w:rsidP="00000000" w:rsidRDefault="00000000" w:rsidRPr="00000000" w14:paraId="0000009C">
      <w:pPr>
        <w:numPr>
          <w:ilvl w:val="0"/>
          <w:numId w:val="10"/>
        </w:numPr>
        <w:ind w:left="720" w:hanging="360"/>
        <w:rPr>
          <w:ins w:author="Lauren Kwan" w:id="6" w:date="2025-03-18T14:54:56Z"/>
          <w:sz w:val="20"/>
          <w:szCs w:val="20"/>
        </w:rPr>
      </w:pPr>
      <w:ins w:author="Lauren Kwan" w:id="6" w:date="2025-03-18T14:54:56Z">
        <w:r w:rsidDel="00000000" w:rsidR="00000000" w:rsidRPr="00000000">
          <w:rPr>
            <w:sz w:val="20"/>
            <w:szCs w:val="20"/>
            <w:rtl w:val="0"/>
            <w:rPrChange w:author="Lauren Kwan" w:id="7" w:date="2025-03-18T14:54:56Z">
              <w:rPr>
                <w:b w:val="1"/>
                <w:bCs w:val="1"/>
                <w:color w:val="000000"/>
                <w:sz w:val="20"/>
                <w:szCs w:val="20"/>
              </w:rPr>
            </w:rPrChange>
          </w:rPr>
          <w:t xml:space="preserve">Similarly, Tennessee has not released an EC PPL and does not intend to award project funding from its FFY23 EC fed cap grant.</w:t>
        </w:r>
      </w:ins>
    </w:p>
    <w:p w:rsidR="00000000" w:rsidDel="00000000" w:rsidP="00000000" w:rsidRDefault="00000000" w:rsidRPr="00000000" w14:paraId="0000009D">
      <w:pPr>
        <w:numPr>
          <w:ilvl w:val="0"/>
          <w:numId w:val="10"/>
        </w:numPr>
        <w:ind w:left="720" w:hanging="360"/>
        <w:rPr>
          <w:sz w:val="20"/>
          <w:szCs w:val="20"/>
        </w:rPr>
      </w:pPr>
      <w:ins w:author="Lauren Kwan" w:id="6" w:date="2025-03-18T14:54:56Z">
        <w:r w:rsidDel="00000000" w:rsidR="00000000" w:rsidRPr="00000000">
          <w:rPr>
            <w:sz w:val="20"/>
            <w:szCs w:val="20"/>
            <w:rtl w:val="0"/>
            <w:rPrChange w:author="Lauren Kwan" w:id="7" w:date="2025-03-18T14:54:56Z">
              <w:rPr>
                <w:b w:val="1"/>
                <w:bCs w:val="1"/>
                <w:color w:val="000000"/>
                <w:sz w:val="20"/>
                <w:szCs w:val="20"/>
              </w:rPr>
            </w:rPrChange>
          </w:rPr>
          <w:t xml:space="preserve">Tennessee’s project list (“PRL”) does not include a unique identifying project number that can be used to compare against funded projects in the EPA Portal. </w:t>
        </w:r>
      </w:ins>
      <w:r w:rsidDel="00000000" w:rsidR="00000000" w:rsidRPr="00000000">
        <w:rPr>
          <w:rtl w:val="0"/>
        </w:rPr>
      </w:r>
    </w:p>
    <w:sectPr>
      <w:headerReference r:id="rId12" w:type="default"/>
      <w:footerReference r:id="rId13" w:type="default"/>
      <w:pgSz w:h="15840" w:w="12240" w:orient="portrait"/>
      <w:pgMar w:bottom="1440" w:top="99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en Kwan" w:id="1" w:date="2025-03-17T19:44:20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update pending response from Eliana. There are two different values for general funding available on pg. 25 and 50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@lauren@policyinnovation.org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lauren@policyinnovation.org_</w:t>
      </w:r>
    </w:p>
  </w:comment>
  <w:comment w:author="Deleted user" w:id="0" w:date="2024-03-20T01:38:34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TN's SFY24 IUP mentions this amount and indicates that they will be distributing funding from the full amount, but there really isn't any information on this besides the use of set-asides for inventory grants. I flagged it in the "other items of interest" section but not sure how to represent it here. @janet@policyinnovation.org</w:t>
      </w:r>
    </w:p>
  </w:comment>
  <w:comment w:author="Deleted user" w:id="2" w:date="2024-03-20T13:46:54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worth a follow up with Tennessee to find out the status of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center"/>
      <w:rPr>
        <w:sz w:val="16"/>
        <w:szCs w:val="16"/>
      </w:rPr>
    </w:pPr>
    <w:hyperlink r:id="rId1">
      <w:r w:rsidDel="00000000" w:rsidR="00000000" w:rsidRPr="00000000">
        <w:rPr>
          <w:color w:val="1155cc"/>
          <w:sz w:val="16"/>
          <w:szCs w:val="16"/>
          <w:u w:val="single"/>
          <w:rtl w:val="0"/>
        </w:rPr>
        <w:t xml:space="preserve">Explore the Dashboard</w:t>
      </w:r>
    </w:hyperlink>
    <w:r w:rsidDel="00000000" w:rsidR="00000000" w:rsidRPr="00000000">
      <w:rPr>
        <w:rtl w:val="0"/>
      </w:rPr>
    </w:r>
  </w:p>
  <w:p w:rsidR="00000000" w:rsidDel="00000000" w:rsidP="00000000" w:rsidRDefault="00000000" w:rsidRPr="00000000" w14:paraId="000000A1">
    <w:pPr>
      <w:jc w:val="center"/>
      <w:rPr>
        <w:sz w:val="16"/>
        <w:szCs w:val="16"/>
      </w:rPr>
    </w:pPr>
    <w:r w:rsidDel="00000000" w:rsidR="00000000" w:rsidRPr="00000000">
      <w:rPr>
        <w:sz w:val="16"/>
        <w:szCs w:val="16"/>
        <w:rtl w:val="0"/>
      </w:rPr>
      <w:t xml:space="preserve">Last Updated: May 15, 2023</w:t>
    </w:r>
  </w:p>
  <w:p w:rsidR="00000000" w:rsidDel="00000000" w:rsidP="00000000" w:rsidRDefault="00000000" w:rsidRPr="00000000" w14:paraId="000000A2">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left"/>
      <w:rPr/>
    </w:pPr>
    <w:r w:rsidDel="00000000" w:rsidR="00000000" w:rsidRPr="00000000">
      <w:rPr>
        <w:rtl w:val="0"/>
      </w:rPr>
    </w:r>
  </w:p>
  <w:p w:rsidR="00000000" w:rsidDel="00000000" w:rsidP="00000000" w:rsidRDefault="00000000" w:rsidRPr="00000000" w14:paraId="0000009F">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n.gov/environment/program-areas/wr-water-resources/srfp/srf-home/swig/lsli-grant.html" TargetMode="External"/><Relationship Id="rId10" Type="http://schemas.openxmlformats.org/officeDocument/2006/relationships/hyperlink" Target="https://www.epa.gov/dwcapacity/about-drinking-water-state-revolving-fund-dwsrf-set-asides#:~:text=The%20Administration%20and%20Technical%20Assistance%20set%2Daside%20allows%20states%20to,fund%20(whichever%20is%20greater)."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tn.gov/environment/program-areas/wr-water-resources/srfp/srf-home/drinking-water-state-revolving-fund.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VSGllQWXNTXJflQIc_rwvRVtGIyJFxZS/view?usp=drive_link" TargetMode="External"/><Relationship Id="rId8" Type="http://schemas.openxmlformats.org/officeDocument/2006/relationships/hyperlink" Target="https://drive.google.com/file/d/1KN9cEAi2O5tV76e0nPye2d942n2o5bXj/view?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epic-tech.shinyapps.io/dw-dashboa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